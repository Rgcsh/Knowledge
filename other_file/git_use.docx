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54529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D11B1" w14:textId="5B1EFBDB" w:rsidR="00907987" w:rsidRDefault="00907987">
          <w:pPr>
            <w:pStyle w:val="TOC"/>
          </w:pPr>
          <w:r>
            <w:rPr>
              <w:lang w:val="zh-CN"/>
            </w:rPr>
            <w:t>目录</w:t>
          </w:r>
        </w:p>
        <w:p w14:paraId="5728FA8F" w14:textId="06A723AC" w:rsidR="0036688B" w:rsidRDefault="0090798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9429621" w:history="1">
            <w:r w:rsidR="0036688B" w:rsidRPr="008226EA">
              <w:rPr>
                <w:rStyle w:val="a3"/>
                <w:noProof/>
              </w:rPr>
              <w:t>What is git?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_Toc529429621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2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5A211CC9" w14:textId="391473A7" w:rsidR="0036688B" w:rsidRDefault="004B433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2" w:history="1">
            <w:r w:rsidR="0036688B" w:rsidRPr="008226EA">
              <w:rPr>
                <w:rStyle w:val="a3"/>
                <w:noProof/>
              </w:rPr>
              <w:t>Why use git?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_Toc529429622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435A26E2" w14:textId="6CE4BBCC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3" w:history="1">
            <w:r w:rsidR="0036688B" w:rsidRPr="008226EA">
              <w:rPr>
                <w:rStyle w:val="a3"/>
                <w:noProof/>
              </w:rPr>
              <w:t>版本控制系统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_Toc529429623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74927A19" w14:textId="40174C87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4" w:history="1">
            <w:r w:rsidR="0036688B" w:rsidRPr="008226EA">
              <w:rPr>
                <w:rStyle w:val="a3"/>
                <w:noProof/>
              </w:rPr>
              <w:t>集中式版本控制系统：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_Toc529429624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326314A8" w14:textId="63ADC9D9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5" w:history="1">
            <w:r w:rsidR="0036688B" w:rsidRPr="008226EA">
              <w:rPr>
                <w:rStyle w:val="a3"/>
                <w:noProof/>
              </w:rPr>
              <w:t>分支：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_Toc529429625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4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1E1C4960" w14:textId="05A91AF5" w:rsidR="0036688B" w:rsidRDefault="004B433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6" w:history="1">
            <w:r w:rsidR="0036688B" w:rsidRPr="008226EA">
              <w:rPr>
                <w:rStyle w:val="a3"/>
                <w:noProof/>
              </w:rPr>
              <w:t>How to use git?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_Toc529429626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5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3E37A145" w14:textId="7BED0801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7" w:history="1">
            <w:r w:rsidR="0036688B" w:rsidRPr="008226EA">
              <w:rPr>
                <w:rStyle w:val="a3"/>
                <w:noProof/>
              </w:rPr>
              <w:t>安装流程：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_Toc529429627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5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7732B326" w14:textId="1A261B18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8" w:history="1">
            <w:r w:rsidR="0036688B" w:rsidRPr="008226EA">
              <w:rPr>
                <w:rStyle w:val="a3"/>
                <w:noProof/>
              </w:rPr>
              <w:t>初始化: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_Toc529429628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8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6F0FA5E6" w14:textId="72F2E68D" w:rsidR="0036688B" w:rsidRDefault="004B433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9" w:history="1">
            <w:r w:rsidR="0036688B" w:rsidRPr="008226EA">
              <w:rPr>
                <w:rStyle w:val="a3"/>
                <w:noProof/>
              </w:rPr>
              <w:t>Git commit规范: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_Toc529429629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10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465C5460" w14:textId="32EBC18E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0" w:history="1">
            <w:r w:rsidR="0036688B" w:rsidRPr="008226EA">
              <w:rPr>
                <w:rStyle w:val="a3"/>
                <w:noProof/>
              </w:rPr>
              <w:t>编写符合格式的commit message的工具：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_Toc529429630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5F1DCF66" w14:textId="6F69F2D4" w:rsidR="0036688B" w:rsidRDefault="004B433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1" w:history="1">
            <w:r w:rsidR="0036688B" w:rsidRPr="008226EA">
              <w:rPr>
                <w:rStyle w:val="a3"/>
                <w:noProof/>
              </w:rPr>
              <w:t>Git flow（工作流）规范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_Toc529429631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14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15AA64CF" w14:textId="6BF937DA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2" w:history="1">
            <w:r w:rsidR="0036688B" w:rsidRPr="008226EA">
              <w:rPr>
                <w:rStyle w:val="a3"/>
                <w:noProof/>
              </w:rPr>
              <w:t>什么是工作流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_Toc529429632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14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44EA0A21" w14:textId="1C167E04" w:rsidR="0036688B" w:rsidRDefault="004B433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3" w:history="1">
            <w:r w:rsidR="0036688B" w:rsidRPr="008226EA">
              <w:rPr>
                <w:rStyle w:val="a3"/>
                <w:noProof/>
              </w:rPr>
              <w:t>Git Flow：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_Toc529429633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15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61935EEA" w14:textId="687A2844" w:rsidR="0036688B" w:rsidRDefault="004B433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4" w:history="1">
            <w:r w:rsidR="0036688B" w:rsidRPr="008226EA">
              <w:rPr>
                <w:rStyle w:val="a3"/>
                <w:noProof/>
              </w:rPr>
              <w:t>码云规范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_Toc529429634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17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23159282" w14:textId="304B6330" w:rsidR="00907987" w:rsidRDefault="00907987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28962751" w14:textId="77777777" w:rsidR="00907987" w:rsidRDefault="00907987"/>
        <w:p w14:paraId="76B9B4CA" w14:textId="77777777" w:rsidR="00907987" w:rsidRDefault="00907987"/>
        <w:p w14:paraId="05136280" w14:textId="77777777" w:rsidR="00907987" w:rsidRDefault="00907987"/>
        <w:p w14:paraId="1A4EDC8A" w14:textId="77777777" w:rsidR="00907987" w:rsidRDefault="00907987"/>
        <w:p w14:paraId="7006BF93" w14:textId="77777777" w:rsidR="00907987" w:rsidRDefault="00907987"/>
        <w:p w14:paraId="16B0221A" w14:textId="77777777" w:rsidR="00907987" w:rsidRDefault="00907987"/>
        <w:p w14:paraId="1FC726EA" w14:textId="77777777" w:rsidR="00907987" w:rsidRDefault="00907987"/>
        <w:p w14:paraId="6A9A0713" w14:textId="77777777" w:rsidR="00907987" w:rsidRDefault="00907987"/>
        <w:p w14:paraId="4D76AEC0" w14:textId="77777777" w:rsidR="00907987" w:rsidRDefault="00907987" w:rsidP="00907987"/>
        <w:p w14:paraId="67B7C817" w14:textId="77777777" w:rsidR="00907987" w:rsidRDefault="00907987" w:rsidP="00907987"/>
        <w:p w14:paraId="31A08F50" w14:textId="77777777" w:rsidR="00907987" w:rsidRDefault="00907987" w:rsidP="00907987"/>
        <w:p w14:paraId="502D07AC" w14:textId="77777777" w:rsidR="00907987" w:rsidRDefault="00907987" w:rsidP="00907987"/>
        <w:p w14:paraId="20D3C4E4" w14:textId="77777777" w:rsidR="00907987" w:rsidRDefault="00907987" w:rsidP="00907987"/>
        <w:p w14:paraId="4E8F9805" w14:textId="77777777" w:rsidR="00907987" w:rsidRDefault="00907987" w:rsidP="00907987"/>
        <w:p w14:paraId="0CA378A4" w14:textId="77777777" w:rsidR="00907987" w:rsidRDefault="00907987" w:rsidP="00907987"/>
        <w:p w14:paraId="228DFF59" w14:textId="77777777" w:rsidR="00907987" w:rsidRDefault="00907987" w:rsidP="00907987"/>
        <w:p w14:paraId="0C2CAB0B" w14:textId="77777777" w:rsidR="00907987" w:rsidRDefault="00907987" w:rsidP="00907987"/>
        <w:p w14:paraId="2E4CD219" w14:textId="77777777" w:rsidR="00907987" w:rsidRDefault="00907987" w:rsidP="00907987"/>
        <w:p w14:paraId="5DD2799A" w14:textId="28AA74BA" w:rsidR="00907987" w:rsidRDefault="004B4332" w:rsidP="00907987"/>
      </w:sdtContent>
    </w:sdt>
    <w:p w14:paraId="58089E4F" w14:textId="4DEED0F1" w:rsidR="00944B29" w:rsidRDefault="00944B29" w:rsidP="00B859B5">
      <w:pPr>
        <w:pStyle w:val="1"/>
      </w:pPr>
      <w:bookmarkStart w:id="0" w:name="_Toc529429621"/>
      <w:r>
        <w:rPr>
          <w:rFonts w:hint="eastAsia"/>
        </w:rPr>
        <w:lastRenderedPageBreak/>
        <w:t>W</w:t>
      </w:r>
      <w:r>
        <w:t xml:space="preserve">hat is </w:t>
      </w:r>
      <w:proofErr w:type="spellStart"/>
      <w:r>
        <w:t>git</w:t>
      </w:r>
      <w:proofErr w:type="spellEnd"/>
      <w:r>
        <w:rPr>
          <w:rFonts w:hint="eastAsia"/>
        </w:rPr>
        <w:t>?</w:t>
      </w:r>
      <w:bookmarkEnd w:id="0"/>
    </w:p>
    <w:p w14:paraId="3005A56B" w14:textId="5424CA58" w:rsidR="0012649C" w:rsidRDefault="00944B29">
      <w:pPr>
        <w:rPr>
          <w:rStyle w:val="a3"/>
        </w:rPr>
      </w:pPr>
      <w:r>
        <w:t>Git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linu</w:t>
      </w:r>
      <w:r>
        <w:t>s</w:t>
      </w:r>
      <w:proofErr w:type="spellEnd"/>
      <w:r>
        <w:t>(</w:t>
      </w:r>
      <w:r>
        <w:rPr>
          <w:rFonts w:hint="eastAsia"/>
        </w:rPr>
        <w:t>创造</w:t>
      </w:r>
      <w:proofErr w:type="spellStart"/>
      <w:r>
        <w:rPr>
          <w:rFonts w:hint="eastAsia"/>
        </w:rPr>
        <w:t>L</w:t>
      </w:r>
      <w:r>
        <w:t>iunx</w:t>
      </w:r>
      <w:proofErr w:type="spellEnd"/>
      <w:r>
        <w:rPr>
          <w:rFonts w:hint="eastAsia"/>
        </w:rPr>
        <w:t>系统的那个大神</w:t>
      </w:r>
      <w:r>
        <w:t>)</w:t>
      </w:r>
      <w:r>
        <w:rPr>
          <w:rFonts w:hint="eastAsia"/>
        </w:rPr>
        <w:t>用一个月时间写出的开源免费的分布式版本控制系统。</w:t>
      </w:r>
      <w:r w:rsidR="0012649C">
        <w:rPr>
          <w:rFonts w:hint="eastAsia"/>
        </w:rPr>
        <w:t>具体细节请点击：</w:t>
      </w:r>
      <w:hyperlink r:id="rId6" w:history="1">
        <w:r w:rsidR="00FB2AF4" w:rsidRPr="00FB2AF4">
          <w:rPr>
            <w:rStyle w:val="a3"/>
          </w:rPr>
          <w:t>Git简史</w:t>
        </w:r>
      </w:hyperlink>
    </w:p>
    <w:p w14:paraId="227373D4" w14:textId="1F2A9457" w:rsidR="00907987" w:rsidRDefault="00907987"/>
    <w:p w14:paraId="3F89A02D" w14:textId="39BA2D29" w:rsidR="00907987" w:rsidRDefault="00907987"/>
    <w:p w14:paraId="366345FA" w14:textId="14F69238" w:rsidR="00907987" w:rsidRDefault="00907987"/>
    <w:p w14:paraId="525430CE" w14:textId="77F29D41" w:rsidR="00907987" w:rsidRDefault="00907987"/>
    <w:p w14:paraId="3187C1F2" w14:textId="1196DC49" w:rsidR="00907987" w:rsidRDefault="00907987"/>
    <w:p w14:paraId="638DA7BF" w14:textId="191C93DC" w:rsidR="00907987" w:rsidRDefault="00907987"/>
    <w:p w14:paraId="786126ED" w14:textId="00321F28" w:rsidR="00907987" w:rsidRDefault="00907987"/>
    <w:p w14:paraId="1DE1E114" w14:textId="108325F3" w:rsidR="00907987" w:rsidRDefault="00907987"/>
    <w:p w14:paraId="1253A60F" w14:textId="301E3C6E" w:rsidR="00907987" w:rsidRDefault="00907987"/>
    <w:p w14:paraId="13012506" w14:textId="1D638553" w:rsidR="00907987" w:rsidRDefault="00907987"/>
    <w:p w14:paraId="0DFE8EEE" w14:textId="199841EB" w:rsidR="00907987" w:rsidRDefault="00907987"/>
    <w:p w14:paraId="012597A9" w14:textId="09CB9121" w:rsidR="00907987" w:rsidRDefault="00907987"/>
    <w:p w14:paraId="618B44FA" w14:textId="50BF6B6D" w:rsidR="00907987" w:rsidRDefault="00907987"/>
    <w:p w14:paraId="5A89146E" w14:textId="5C4B1402" w:rsidR="00907987" w:rsidRDefault="00907987"/>
    <w:p w14:paraId="474B75A8" w14:textId="2F88F671" w:rsidR="00907987" w:rsidRDefault="00907987"/>
    <w:p w14:paraId="346328B0" w14:textId="5F92A2EB" w:rsidR="00907987" w:rsidRDefault="00907987"/>
    <w:p w14:paraId="1780FBB2" w14:textId="3E8AF044" w:rsidR="00907987" w:rsidRDefault="00907987"/>
    <w:p w14:paraId="733024F6" w14:textId="52977DA9" w:rsidR="00907987" w:rsidRDefault="00907987"/>
    <w:p w14:paraId="18BC90B1" w14:textId="569FDBC4" w:rsidR="00907987" w:rsidRDefault="00907987"/>
    <w:p w14:paraId="4DBED860" w14:textId="1B3D0805" w:rsidR="00907987" w:rsidRDefault="00907987"/>
    <w:p w14:paraId="0F69731F" w14:textId="4E2B3C8B" w:rsidR="00907987" w:rsidRDefault="00907987"/>
    <w:p w14:paraId="6BBE8B44" w14:textId="06B99D1C" w:rsidR="00907987" w:rsidRDefault="00907987"/>
    <w:p w14:paraId="19CCEA4E" w14:textId="2D276915" w:rsidR="00907987" w:rsidRDefault="00907987"/>
    <w:p w14:paraId="5BF722D1" w14:textId="1CD7CD7C" w:rsidR="00907987" w:rsidRDefault="00907987"/>
    <w:p w14:paraId="1DF2DA8D" w14:textId="2A1E56F1" w:rsidR="00907987" w:rsidRDefault="00907987"/>
    <w:p w14:paraId="68FA347D" w14:textId="669EA41E" w:rsidR="00907987" w:rsidRDefault="00907987"/>
    <w:p w14:paraId="6F0B08E8" w14:textId="5E3A0F46" w:rsidR="00907987" w:rsidRDefault="00907987"/>
    <w:p w14:paraId="7468C685" w14:textId="48366CE2" w:rsidR="00907987" w:rsidRDefault="00907987"/>
    <w:p w14:paraId="6AFC0373" w14:textId="4A080126" w:rsidR="00907987" w:rsidRDefault="00907987"/>
    <w:p w14:paraId="3020FCBA" w14:textId="6C75A53D" w:rsidR="00907987" w:rsidRDefault="00907987"/>
    <w:p w14:paraId="7850F72A" w14:textId="4EFAEC92" w:rsidR="00907987" w:rsidRDefault="00907987"/>
    <w:p w14:paraId="0B528AD0" w14:textId="7067AC01" w:rsidR="00907987" w:rsidRDefault="00907987"/>
    <w:p w14:paraId="543E8B69" w14:textId="155AB5B6" w:rsidR="00907987" w:rsidRDefault="00907987"/>
    <w:p w14:paraId="53F9C934" w14:textId="023DB81D" w:rsidR="00907987" w:rsidRDefault="00907987"/>
    <w:p w14:paraId="14CCD9C0" w14:textId="77777777" w:rsidR="00907987" w:rsidRDefault="00907987"/>
    <w:p w14:paraId="49F275EF" w14:textId="48AF247F" w:rsidR="0012649C" w:rsidRDefault="00944B29" w:rsidP="00B859B5">
      <w:pPr>
        <w:pStyle w:val="1"/>
      </w:pPr>
      <w:bookmarkStart w:id="1" w:name="_Toc529429622"/>
      <w:r>
        <w:rPr>
          <w:rFonts w:hint="eastAsia"/>
        </w:rPr>
        <w:lastRenderedPageBreak/>
        <w:t>W</w:t>
      </w:r>
      <w:r>
        <w:t>hy use git?</w:t>
      </w:r>
      <w:bookmarkEnd w:id="1"/>
    </w:p>
    <w:p w14:paraId="76D77F89" w14:textId="0C92A800" w:rsidR="00944B29" w:rsidRDefault="00944B29">
      <w:bookmarkStart w:id="2" w:name="_Toc529429623"/>
      <w:r w:rsidRPr="00B859B5">
        <w:rPr>
          <w:rStyle w:val="20"/>
          <w:rFonts w:hint="eastAsia"/>
        </w:rPr>
        <w:t>版本控制系统</w:t>
      </w:r>
      <w:bookmarkEnd w:id="2"/>
      <w:r>
        <w:rPr>
          <w:rFonts w:hint="eastAsia"/>
        </w:rPr>
        <w:t>：</w:t>
      </w:r>
      <w:r w:rsidR="0052652D">
        <w:rPr>
          <w:rFonts w:hint="eastAsia"/>
        </w:rPr>
        <w:t>记录文件或项目在何时由何人改了什么东西。</w:t>
      </w:r>
    </w:p>
    <w:p w14:paraId="7143BFD2" w14:textId="1E28C006" w:rsidR="0052652D" w:rsidRDefault="0052652D">
      <w:r>
        <w:tab/>
      </w:r>
      <w:r>
        <w:rPr>
          <w:rFonts w:hint="eastAsia"/>
        </w:rPr>
        <w:t>演变过程：</w:t>
      </w:r>
      <w:r w:rsidR="001F10CA">
        <w:rPr>
          <w:rFonts w:hint="eastAsia"/>
        </w:rPr>
        <w:t>言情小说作家写小说，想把某</w:t>
      </w:r>
      <w:proofErr w:type="gramStart"/>
      <w:r w:rsidR="001F10CA">
        <w:rPr>
          <w:rFonts w:hint="eastAsia"/>
        </w:rPr>
        <w:t>一段苦逼剧情</w:t>
      </w:r>
      <w:proofErr w:type="gramEnd"/>
      <w:r w:rsidR="001F10CA">
        <w:rPr>
          <w:rFonts w:hint="eastAsia"/>
        </w:rPr>
        <w:t>给删除，但是以后可能又会加上这段剧情，没办法，只能把文件复制一份，然后继续创作。就这样一个月后，作家想把那段剧情加上去，然后去寻找那个复制的文件，这时候打开目录发现如下结果：</w:t>
      </w:r>
    </w:p>
    <w:p w14:paraId="1C5B6246" w14:textId="4884B437" w:rsidR="001F10CA" w:rsidRDefault="00C14B3B">
      <w:r>
        <w:rPr>
          <w:noProof/>
        </w:rPr>
        <w:drawing>
          <wp:inline distT="0" distB="0" distL="0" distR="0" wp14:anchorId="26026C63" wp14:editId="4604D39A">
            <wp:extent cx="4389826" cy="12934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018" cy="13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2AC1" w14:textId="77777777" w:rsidR="00C14B3B" w:rsidRDefault="00C14B3B">
      <w:r>
        <w:rPr>
          <w:rFonts w:hint="eastAsia"/>
        </w:rPr>
        <w:t>然后要在这些文件里面找到需要的文件。</w:t>
      </w:r>
    </w:p>
    <w:p w14:paraId="769A8726" w14:textId="53222339" w:rsidR="00C14B3B" w:rsidRDefault="00C14B3B" w:rsidP="00C14B3B">
      <w:pPr>
        <w:ind w:firstLine="420"/>
      </w:pPr>
      <w:r>
        <w:rPr>
          <w:rFonts w:hint="eastAsia"/>
        </w:rPr>
        <w:t>缺点：费时费力，不易管理，不易查找改变的文件。</w:t>
      </w:r>
    </w:p>
    <w:p w14:paraId="51D0AF3D" w14:textId="0F033F59" w:rsidR="0052652D" w:rsidRDefault="00C14B3B">
      <w:r>
        <w:rPr>
          <w:rFonts w:hint="eastAsia"/>
        </w:rPr>
        <w:t>版本控制系统：作家把那</w:t>
      </w:r>
      <w:proofErr w:type="gramStart"/>
      <w:r>
        <w:rPr>
          <w:rFonts w:hint="eastAsia"/>
        </w:rPr>
        <w:t>一段苦逼剧情</w:t>
      </w:r>
      <w:proofErr w:type="gramEnd"/>
      <w:r>
        <w:rPr>
          <w:rFonts w:hint="eastAsia"/>
        </w:rPr>
        <w:t>提交到系统中，记录时间，改变内容的简介，由谁提交的等等，这样作家在会过来看时，便可以直接找到文件所在位置。</w:t>
      </w:r>
      <w:r w:rsidR="00080813">
        <w:rPr>
          <w:rFonts w:hint="eastAsia"/>
        </w:rPr>
        <w:t>效果大致如下;</w:t>
      </w:r>
    </w:p>
    <w:p w14:paraId="0AA1F8A6" w14:textId="19389313" w:rsidR="00080813" w:rsidRDefault="00080813">
      <w:r>
        <w:rPr>
          <w:noProof/>
        </w:rPr>
        <w:drawing>
          <wp:inline distT="0" distB="0" distL="0" distR="0" wp14:anchorId="2A6EF939" wp14:editId="0CA6D47F">
            <wp:extent cx="5274310" cy="928047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745" cy="9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DC5" w14:textId="77777777" w:rsidR="0052652D" w:rsidRDefault="0052652D"/>
    <w:p w14:paraId="4EC86D22" w14:textId="77777777" w:rsidR="009474ED" w:rsidRDefault="009474ED" w:rsidP="00B859B5">
      <w:pPr>
        <w:pStyle w:val="2"/>
      </w:pPr>
      <w:bookmarkStart w:id="3" w:name="_Toc529429624"/>
      <w:r>
        <w:rPr>
          <w:rFonts w:hint="eastAsia"/>
        </w:rPr>
        <w:t>集中式版本控制系统：</w:t>
      </w:r>
      <w:bookmarkEnd w:id="3"/>
    </w:p>
    <w:p w14:paraId="7A0F8318" w14:textId="77777777" w:rsidR="009474ED" w:rsidRDefault="009474ED" w:rsidP="009474ED">
      <w:r>
        <w:rPr>
          <w:noProof/>
        </w:rPr>
        <w:drawing>
          <wp:inline distT="0" distB="0" distL="0" distR="0" wp14:anchorId="6EA6574D" wp14:editId="7E702565">
            <wp:extent cx="4076700" cy="2981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6B6" w14:textId="6ACB833F" w:rsidR="009474ED" w:rsidRDefault="009474ED" w:rsidP="006F6690">
      <w:pPr>
        <w:ind w:firstLine="420"/>
      </w:pPr>
      <w:r>
        <w:rPr>
          <w:rFonts w:hint="eastAsia"/>
        </w:rPr>
        <w:lastRenderedPageBreak/>
        <w:t>工作方式：本地电脑只保存本次版本，对网络要求高，如果没有网络基本不能做任何版本管理的事情，只能在本地开发。代表性产品：SVN</w:t>
      </w:r>
    </w:p>
    <w:p w14:paraId="70F062B1" w14:textId="0CFCCFE8" w:rsidR="00944B29" w:rsidRDefault="00944B29">
      <w:r>
        <w:rPr>
          <w:rFonts w:hint="eastAsia"/>
        </w:rPr>
        <w:t>分布式版本控制系统：</w:t>
      </w:r>
    </w:p>
    <w:p w14:paraId="258E1B6E" w14:textId="57BF0867" w:rsidR="006D4489" w:rsidRDefault="006D4489">
      <w:r>
        <w:tab/>
      </w:r>
    </w:p>
    <w:p w14:paraId="78EE0553" w14:textId="56B22F28" w:rsidR="006D4489" w:rsidRDefault="006D4489">
      <w:r>
        <w:rPr>
          <w:noProof/>
        </w:rPr>
        <w:drawing>
          <wp:inline distT="0" distB="0" distL="0" distR="0" wp14:anchorId="323F3C56" wp14:editId="3EFA6E7B">
            <wp:extent cx="50387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82E" w14:textId="13A877DB" w:rsidR="006D4489" w:rsidRDefault="006D4489">
      <w:r>
        <w:tab/>
      </w:r>
      <w:r>
        <w:rPr>
          <w:rFonts w:hint="eastAsia"/>
        </w:rPr>
        <w:t>工作方式：每个电脑都是一个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库，不用担心服务器坏了后，代码会消失。对版本管理需要的网络要求不高。</w:t>
      </w:r>
      <w:r w:rsidR="009474ED">
        <w:rPr>
          <w:rFonts w:hint="eastAsia"/>
        </w:rPr>
        <w:t>代表性产品：G</w:t>
      </w:r>
      <w:r w:rsidR="009474ED">
        <w:t>it</w:t>
      </w:r>
    </w:p>
    <w:p w14:paraId="6D269B09" w14:textId="4C29179B" w:rsidR="00944B29" w:rsidRDefault="006D4489">
      <w:r>
        <w:tab/>
      </w:r>
      <w:r>
        <w:rPr>
          <w:rFonts w:hint="eastAsia"/>
        </w:rPr>
        <w:t>优点：安全性高（每个电脑都由版本库）。</w:t>
      </w:r>
    </w:p>
    <w:p w14:paraId="5F7B7E35" w14:textId="693951E8" w:rsidR="006D4489" w:rsidRDefault="006D4489">
      <w:r>
        <w:tab/>
      </w:r>
      <w:r>
        <w:tab/>
      </w:r>
      <w:r>
        <w:rPr>
          <w:rFonts w:hint="eastAsia"/>
        </w:rPr>
        <w:t>网络依赖少（比如差异比较，查看历史及分支等本地</w:t>
      </w:r>
      <w:r w:rsidR="009474ED">
        <w:rPr>
          <w:rFonts w:hint="eastAsia"/>
        </w:rPr>
        <w:t>即可做到</w:t>
      </w:r>
      <w:r>
        <w:rPr>
          <w:rFonts w:hint="eastAsia"/>
        </w:rPr>
        <w:t>）</w:t>
      </w:r>
    </w:p>
    <w:p w14:paraId="630B1644" w14:textId="6DF199F1" w:rsidR="006D4489" w:rsidRDefault="006D4489">
      <w:r>
        <w:tab/>
      </w:r>
      <w:r>
        <w:tab/>
      </w:r>
      <w:r>
        <w:rPr>
          <w:rFonts w:hint="eastAsia"/>
        </w:rPr>
        <w:t>速度快，简单易用。</w:t>
      </w:r>
    </w:p>
    <w:p w14:paraId="3C48AECF" w14:textId="2F57A0C8" w:rsidR="006D4489" w:rsidRDefault="006D4489"/>
    <w:p w14:paraId="2E1B84A1" w14:textId="77777777" w:rsidR="00352E3C" w:rsidRDefault="0012649C" w:rsidP="00B859B5">
      <w:pPr>
        <w:pStyle w:val="2"/>
      </w:pPr>
      <w:bookmarkStart w:id="4" w:name="_Toc529429625"/>
      <w:r>
        <w:rPr>
          <w:rFonts w:hint="eastAsia"/>
        </w:rPr>
        <w:t>分支：</w:t>
      </w:r>
      <w:bookmarkEnd w:id="4"/>
    </w:p>
    <w:p w14:paraId="13682018" w14:textId="55A86E3F" w:rsidR="00944B29" w:rsidRDefault="00352E3C" w:rsidP="00352E3C">
      <w:pPr>
        <w:ind w:firstLine="420"/>
      </w:pPr>
      <w:r>
        <w:rPr>
          <w:rFonts w:hint="eastAsia"/>
        </w:rPr>
        <w:t>事例：两个言情小说作家联合创作了一个小说（名称：办公室之恋）的男女主角到了相互爱慕，即将表白的时候，问题是：A作家想男的先表白，B作家想女的先表白。两人的解决方案是各写各的表白剧情（创建分支），然后再回到主体的剧情中（分支合并，解决两人代码冲突部分）。</w:t>
      </w:r>
    </w:p>
    <w:p w14:paraId="553CFA11" w14:textId="61D2B2A1" w:rsidR="00352E3C" w:rsidRDefault="00352E3C" w:rsidP="00352E3C">
      <w:pPr>
        <w:ind w:firstLine="420"/>
      </w:pPr>
      <w:r>
        <w:rPr>
          <w:rFonts w:hint="eastAsia"/>
        </w:rPr>
        <w:t>优点：便于项目不同环境下的管理（测试，生产等）及多人协同合作。</w:t>
      </w:r>
    </w:p>
    <w:p w14:paraId="6B1BBA6E" w14:textId="21CBF60A" w:rsidR="008C57B0" w:rsidRDefault="008C57B0" w:rsidP="00352E3C">
      <w:pPr>
        <w:ind w:firstLine="420"/>
      </w:pPr>
    </w:p>
    <w:p w14:paraId="28AA9CA6" w14:textId="34485CEE" w:rsidR="008C57B0" w:rsidRDefault="008C57B0" w:rsidP="00352E3C">
      <w:pPr>
        <w:ind w:firstLine="420"/>
      </w:pPr>
    </w:p>
    <w:p w14:paraId="5721DB05" w14:textId="48DC305F" w:rsidR="008C57B0" w:rsidRDefault="008C57B0" w:rsidP="00352E3C">
      <w:pPr>
        <w:ind w:firstLine="420"/>
      </w:pPr>
    </w:p>
    <w:p w14:paraId="6C7F1D0E" w14:textId="77777777" w:rsidR="008C57B0" w:rsidRDefault="008C57B0" w:rsidP="00907987"/>
    <w:p w14:paraId="6D3D5F32" w14:textId="6079B890" w:rsidR="00944B29" w:rsidRDefault="00944B29" w:rsidP="008C57B0">
      <w:pPr>
        <w:pStyle w:val="1"/>
      </w:pPr>
      <w:bookmarkStart w:id="5" w:name="_Toc529429626"/>
      <w:r>
        <w:rPr>
          <w:rFonts w:hint="eastAsia"/>
        </w:rPr>
        <w:lastRenderedPageBreak/>
        <w:t>H</w:t>
      </w:r>
      <w:r>
        <w:t>ow to use git?</w:t>
      </w:r>
      <w:bookmarkEnd w:id="5"/>
    </w:p>
    <w:p w14:paraId="05EC3B87" w14:textId="77777777" w:rsidR="006F6690" w:rsidRDefault="00944B29" w:rsidP="008C57B0">
      <w:pPr>
        <w:pStyle w:val="2"/>
      </w:pPr>
      <w:bookmarkStart w:id="6" w:name="_Toc529429627"/>
      <w:r>
        <w:rPr>
          <w:rFonts w:hint="eastAsia"/>
        </w:rPr>
        <w:t>安装流程：</w:t>
      </w:r>
      <w:bookmarkEnd w:id="6"/>
    </w:p>
    <w:p w14:paraId="34AF49F0" w14:textId="5C4A8CC1" w:rsidR="00944B29" w:rsidRDefault="006F6690" w:rsidP="006F6690">
      <w:pPr>
        <w:ind w:firstLine="420"/>
      </w:pPr>
      <w:r>
        <w:rPr>
          <w:rFonts w:hint="eastAsia"/>
        </w:rPr>
        <w:t>windo</w:t>
      </w:r>
      <w:r>
        <w:t>ws</w:t>
      </w:r>
      <w:r>
        <w:rPr>
          <w:rFonts w:hint="eastAsia"/>
        </w:rPr>
        <w:t>下:</w:t>
      </w:r>
    </w:p>
    <w:p w14:paraId="3306B031" w14:textId="0C1D79A4" w:rsidR="006F6690" w:rsidRDefault="006F6690" w:rsidP="006F6690">
      <w:pPr>
        <w:ind w:firstLine="420"/>
      </w:pPr>
      <w:r>
        <w:rPr>
          <w:rFonts w:hint="eastAsia"/>
        </w:rPr>
        <w:t>下载地址：</w:t>
      </w:r>
      <w:hyperlink r:id="rId11" w:history="1">
        <w:r w:rsidRPr="006F6690">
          <w:rPr>
            <w:rStyle w:val="a3"/>
          </w:rPr>
          <w:t>Git for windows 下载地址</w:t>
        </w:r>
      </w:hyperlink>
    </w:p>
    <w:p w14:paraId="6C9FA70C" w14:textId="1F1CEFEA" w:rsidR="006F6690" w:rsidRDefault="006F6690" w:rsidP="006F6690">
      <w:pPr>
        <w:ind w:firstLine="420"/>
      </w:pPr>
      <w:r>
        <w:rPr>
          <w:noProof/>
        </w:rPr>
        <w:drawing>
          <wp:inline distT="0" distB="0" distL="0" distR="0" wp14:anchorId="635D1C7A" wp14:editId="31A196A4">
            <wp:extent cx="5274310" cy="3407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1C9" w14:textId="381F8316" w:rsidR="006F6690" w:rsidRDefault="006F6690" w:rsidP="006F6690">
      <w:pPr>
        <w:ind w:firstLine="420"/>
      </w:pPr>
      <w:r>
        <w:rPr>
          <w:rFonts w:hint="eastAsia"/>
        </w:rPr>
        <w:t>点击运行。然后一路点击next到如下界面</w:t>
      </w:r>
    </w:p>
    <w:p w14:paraId="6326A310" w14:textId="2BF4BC02" w:rsidR="006F6690" w:rsidRDefault="006F6690" w:rsidP="006F6690">
      <w:pPr>
        <w:ind w:firstLine="420"/>
      </w:pPr>
      <w:r>
        <w:rPr>
          <w:noProof/>
        </w:rPr>
        <w:lastRenderedPageBreak/>
        <w:drawing>
          <wp:inline distT="0" distB="0" distL="0" distR="0" wp14:anchorId="69F5C352" wp14:editId="145311DC">
            <wp:extent cx="4724400" cy="3714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6A79" w14:textId="4E81CD32" w:rsidR="006F6690" w:rsidRDefault="006F6690" w:rsidP="006F6690">
      <w:pPr>
        <w:ind w:firstLine="420"/>
      </w:pPr>
      <w:del w:id="7" w:author="ZZ Andor" w:date="2018-11-13T08:42:00Z">
        <w:r w:rsidDel="000B7AEB">
          <w:rPr>
            <w:noProof/>
          </w:rPr>
          <w:drawing>
            <wp:inline distT="0" distB="0" distL="0" distR="0" wp14:anchorId="4F2918A4" wp14:editId="64A9C3AA">
              <wp:extent cx="4791075" cy="3705225"/>
              <wp:effectExtent l="0" t="0" r="9525" b="9525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7E11B99" w14:textId="5FC43C0E" w:rsidR="006F6690" w:rsidRDefault="006F6690" w:rsidP="006F6690">
      <w:pPr>
        <w:ind w:firstLine="420"/>
      </w:pPr>
      <w:del w:id="8" w:author="ZZ Andor" w:date="2018-11-13T08:42:00Z">
        <w:r w:rsidDel="000B7AEB">
          <w:rPr>
            <w:noProof/>
          </w:rPr>
          <w:lastRenderedPageBreak/>
          <w:drawing>
            <wp:inline distT="0" distB="0" distL="0" distR="0" wp14:anchorId="6393B3EE" wp14:editId="0640C320">
              <wp:extent cx="4791075" cy="3705225"/>
              <wp:effectExtent l="0" t="0" r="9525" b="9525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47AFBC3" w14:textId="7AAE6E69" w:rsidR="006F6690" w:rsidRDefault="006F6690" w:rsidP="006F6690">
      <w:pPr>
        <w:ind w:firstLine="420"/>
      </w:pPr>
      <w:r>
        <w:rPr>
          <w:rFonts w:hint="eastAsia"/>
        </w:rPr>
        <w:t>一路next直到安装完成。</w:t>
      </w:r>
    </w:p>
    <w:p w14:paraId="10CEB473" w14:textId="3CA2A9A9" w:rsidR="006F6690" w:rsidDel="000B7AEB" w:rsidRDefault="006F6690" w:rsidP="006F6690">
      <w:pPr>
        <w:ind w:firstLine="420"/>
        <w:rPr>
          <w:del w:id="9" w:author="ZZ Andor" w:date="2018-11-13T08:42:00Z"/>
        </w:rPr>
      </w:pPr>
    </w:p>
    <w:p w14:paraId="628DCA5E" w14:textId="475385B8" w:rsidR="00944B29" w:rsidDel="000B7AEB" w:rsidRDefault="006F6690">
      <w:pPr>
        <w:rPr>
          <w:del w:id="10" w:author="ZZ Andor" w:date="2018-11-13T08:42:00Z"/>
        </w:rPr>
      </w:pPr>
      <w:del w:id="11" w:author="ZZ Andor" w:date="2018-11-13T08:42:00Z">
        <w:r w:rsidDel="000B7AEB">
          <w:rPr>
            <w:noProof/>
          </w:rPr>
          <w:drawing>
            <wp:inline distT="0" distB="0" distL="0" distR="0" wp14:anchorId="3A23AC77" wp14:editId="3ED997D5">
              <wp:extent cx="4791075" cy="3705225"/>
              <wp:effectExtent l="0" t="0" r="9525" b="9525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2197410" w14:textId="77777777" w:rsidR="00860F59" w:rsidRDefault="00860F59"/>
    <w:p w14:paraId="57743230" w14:textId="55DB4AED" w:rsidR="00860F59" w:rsidRDefault="00944B29" w:rsidP="008C57B0">
      <w:pPr>
        <w:pStyle w:val="2"/>
      </w:pPr>
      <w:bookmarkStart w:id="12" w:name="_Toc529429628"/>
      <w:r>
        <w:rPr>
          <w:rFonts w:hint="eastAsia"/>
        </w:rPr>
        <w:lastRenderedPageBreak/>
        <w:t>初始化</w:t>
      </w:r>
      <w:r w:rsidR="00860F59">
        <w:t>:</w:t>
      </w:r>
      <w:bookmarkEnd w:id="12"/>
    </w:p>
    <w:p w14:paraId="1A8955D2" w14:textId="77777777" w:rsidR="00860F59" w:rsidRPr="008C57B0" w:rsidRDefault="00860F59">
      <w:pPr>
        <w:rPr>
          <w:b/>
        </w:rPr>
      </w:pPr>
      <w:r w:rsidRPr="008C57B0">
        <w:rPr>
          <w:rFonts w:hint="eastAsia"/>
          <w:b/>
        </w:rPr>
        <w:t>设置用户信息：</w:t>
      </w:r>
    </w:p>
    <w:p w14:paraId="58D649FA" w14:textId="1C704810" w:rsidR="00860F59" w:rsidRDefault="00860F59">
      <w:r>
        <w:rPr>
          <w:rFonts w:hint="eastAsia"/>
        </w:rPr>
        <w:t>$</w:t>
      </w:r>
      <w:r>
        <w:t xml:space="preserve"> git config --global user.name “</w:t>
      </w:r>
      <w:r>
        <w:rPr>
          <w:rFonts w:hint="eastAsia"/>
        </w:rPr>
        <w:t>汉字姓名</w:t>
      </w:r>
      <w:r>
        <w:t>”   #</w:t>
      </w:r>
      <w:r>
        <w:rPr>
          <w:rFonts w:hint="eastAsia"/>
        </w:rPr>
        <w:t>设置用户名</w:t>
      </w:r>
    </w:p>
    <w:p w14:paraId="3701C2A0" w14:textId="6D1311C9" w:rsidR="00860F59" w:rsidRDefault="00860F59">
      <w:r>
        <w:rPr>
          <w:rFonts w:hint="eastAsia"/>
        </w:rPr>
        <w:t>$</w:t>
      </w:r>
      <w:r>
        <w:t xml:space="preserve"> git config </w:t>
      </w:r>
      <w:r>
        <w:rPr>
          <w:rFonts w:hint="eastAsia"/>
        </w:rPr>
        <w:t>--</w:t>
      </w:r>
      <w:r>
        <w:t xml:space="preserve">global </w:t>
      </w:r>
      <w:proofErr w:type="spellStart"/>
      <w:r>
        <w:t>user.email</w:t>
      </w:r>
      <w:proofErr w:type="spellEnd"/>
      <w:r>
        <w:t xml:space="preserve"> “</w:t>
      </w:r>
      <w:r>
        <w:rPr>
          <w:rFonts w:hint="eastAsia"/>
        </w:rPr>
        <w:t>工作邮箱</w:t>
      </w:r>
      <w:r>
        <w:t xml:space="preserve">”   </w:t>
      </w:r>
      <w:r>
        <w:rPr>
          <w:rFonts w:hint="eastAsia"/>
        </w:rPr>
        <w:t>#设置邮箱</w:t>
      </w:r>
    </w:p>
    <w:p w14:paraId="1A9EA1F1" w14:textId="1E34F7FE" w:rsidR="00860F59" w:rsidRDefault="00860F5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--global</w:t>
      </w:r>
      <w:r>
        <w:t xml:space="preserve"> </w:t>
      </w:r>
      <w:r>
        <w:rPr>
          <w:rFonts w:hint="eastAsia"/>
        </w:rPr>
        <w:t>参数用来设置全局变量（任何项目都是这些信息）</w:t>
      </w:r>
    </w:p>
    <w:p w14:paraId="20130236" w14:textId="6A3DCF10" w:rsidR="00860F59" w:rsidRDefault="00860F59">
      <w:pPr>
        <w:rPr>
          <w:ins w:id="13" w:author="ZZ Andor" w:date="2018-11-13T08:45:00Z"/>
          <w:b/>
        </w:rPr>
      </w:pPr>
      <w:r w:rsidRPr="008C57B0">
        <w:rPr>
          <w:rFonts w:hint="eastAsia"/>
          <w:b/>
        </w:rPr>
        <w:t>配置</w:t>
      </w:r>
      <w:r w:rsidR="00C139C6" w:rsidRPr="008C57B0">
        <w:rPr>
          <w:rFonts w:hint="eastAsia"/>
          <w:b/>
        </w:rPr>
        <w:t>本地</w:t>
      </w:r>
      <w:r w:rsidRPr="008C57B0">
        <w:rPr>
          <w:rFonts w:hint="eastAsia"/>
          <w:b/>
        </w:rPr>
        <w:t>SS</w:t>
      </w:r>
      <w:r w:rsidRPr="008C57B0">
        <w:rPr>
          <w:b/>
        </w:rPr>
        <w:t>H</w:t>
      </w:r>
      <w:r w:rsidR="00C139C6" w:rsidRPr="008C57B0">
        <w:rPr>
          <w:rFonts w:hint="eastAsia"/>
          <w:b/>
        </w:rPr>
        <w:t>（</w:t>
      </w:r>
      <w:hyperlink r:id="rId17" w:history="1">
        <w:r w:rsidR="00C139C6" w:rsidRPr="008C57B0">
          <w:rPr>
            <w:rFonts w:hint="eastAsia"/>
            <w:b/>
          </w:rPr>
          <w:t>什么是SSH</w:t>
        </w:r>
      </w:hyperlink>
      <w:r w:rsidR="00C139C6" w:rsidRPr="008C57B0">
        <w:rPr>
          <w:rFonts w:hint="eastAsia"/>
          <w:b/>
        </w:rPr>
        <w:t>）：</w:t>
      </w:r>
    </w:p>
    <w:p w14:paraId="603D963E" w14:textId="35B9A4E9" w:rsidR="000B7AEB" w:rsidRDefault="000B7AEB">
      <w:pPr>
        <w:rPr>
          <w:ins w:id="14" w:author="ZZ Andor" w:date="2018-11-13T08:45:00Z"/>
          <w:b/>
        </w:rPr>
      </w:pPr>
    </w:p>
    <w:p w14:paraId="2DF85710" w14:textId="5DA8CB30" w:rsidR="000B7AEB" w:rsidRPr="000A2694" w:rsidRDefault="000B7AEB">
      <w:pPr>
        <w:rPr>
          <w:b/>
        </w:rPr>
      </w:pPr>
    </w:p>
    <w:p w14:paraId="5A9B7288" w14:textId="5FD5581E" w:rsidR="00C139C6" w:rsidRDefault="00C139C6">
      <w:r>
        <w:t xml:space="preserve">$ </w:t>
      </w:r>
      <w:proofErr w:type="spellStart"/>
      <w:r>
        <w:t>ssh</w:t>
      </w:r>
      <w:proofErr w:type="spellEnd"/>
      <w:r>
        <w:t>-keygen     #</w:t>
      </w:r>
      <w:r>
        <w:rPr>
          <w:rFonts w:hint="eastAsia"/>
        </w:rPr>
        <w:t>开始进入生成公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相关文件的流程</w:t>
      </w:r>
    </w:p>
    <w:p w14:paraId="6B8AFB63" w14:textId="0A012E76" w:rsidR="00C139C6" w:rsidRDefault="00C139C6">
      <w:r>
        <w:rPr>
          <w:noProof/>
        </w:rPr>
        <w:drawing>
          <wp:inline distT="0" distB="0" distL="0" distR="0" wp14:anchorId="24DCDEFF" wp14:editId="6F07F777">
            <wp:extent cx="5274310" cy="444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CB2E" w14:textId="141FA821" w:rsidR="00C139C6" w:rsidRDefault="00C139C6">
      <w:r>
        <w:rPr>
          <w:rFonts w:hint="eastAsia"/>
        </w:rPr>
        <w:t>输入文件路径（</w:t>
      </w:r>
      <w:r w:rsidRPr="00C139C6">
        <w:rPr>
          <w:rFonts w:hint="eastAsia"/>
          <w:color w:val="FF0000"/>
        </w:rPr>
        <w:t>要用提示的路径</w:t>
      </w:r>
      <w:r>
        <w:rPr>
          <w:rFonts w:hint="eastAsia"/>
        </w:rPr>
        <w:t>）：/</w:t>
      </w:r>
      <w:r>
        <w:t>c/Users/IT_01/.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 #</w:t>
      </w:r>
      <w:r>
        <w:rPr>
          <w:rFonts w:hint="eastAsia"/>
        </w:rPr>
        <w:t>输入此路径然后按回车键</w:t>
      </w:r>
    </w:p>
    <w:p w14:paraId="37D77CB4" w14:textId="1B0D71A2" w:rsidR="00C139C6" w:rsidRDefault="00C139C6"/>
    <w:p w14:paraId="6DCD0886" w14:textId="3FB88B5E" w:rsidR="00C139C6" w:rsidRPr="008C57B0" w:rsidRDefault="00C139C6">
      <w:pPr>
        <w:rPr>
          <w:b/>
        </w:rPr>
      </w:pPr>
      <w:r w:rsidRPr="008C57B0">
        <w:rPr>
          <w:rFonts w:hint="eastAsia"/>
          <w:b/>
        </w:rPr>
        <w:t>查看.</w:t>
      </w:r>
      <w:proofErr w:type="spellStart"/>
      <w:r w:rsidRPr="008C57B0">
        <w:rPr>
          <w:b/>
        </w:rPr>
        <w:t>ssh</w:t>
      </w:r>
      <w:proofErr w:type="spellEnd"/>
      <w:r w:rsidRPr="008C57B0">
        <w:rPr>
          <w:rFonts w:hint="eastAsia"/>
          <w:b/>
        </w:rPr>
        <w:t>文件</w:t>
      </w:r>
      <w:r w:rsidR="008C57B0" w:rsidRPr="008C57B0">
        <w:rPr>
          <w:rFonts w:hint="eastAsia"/>
          <w:b/>
        </w:rPr>
        <w:t>：</w:t>
      </w:r>
    </w:p>
    <w:p w14:paraId="598CFA98" w14:textId="77777777" w:rsidR="001251B3" w:rsidRDefault="00C139C6">
      <w:r>
        <w:rPr>
          <w:rFonts w:hint="eastAsia"/>
        </w:rPr>
        <w:t>进入到 /</w:t>
      </w:r>
      <w:r>
        <w:t>c/Users/</w:t>
      </w:r>
      <w:r>
        <w:rPr>
          <w:rFonts w:hint="eastAsia"/>
        </w:rPr>
        <w:t>电脑用户名</w:t>
      </w:r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 </w:t>
      </w:r>
      <w:r>
        <w:rPr>
          <w:rFonts w:hint="eastAsia"/>
        </w:rPr>
        <w:t>目录。</w:t>
      </w:r>
    </w:p>
    <w:p w14:paraId="396F9825" w14:textId="10768D49" w:rsidR="00C139C6" w:rsidRDefault="001251B3">
      <w:r>
        <w:rPr>
          <w:rFonts w:hint="eastAsia"/>
        </w:rPr>
        <w:t>i</w:t>
      </w:r>
      <w:r>
        <w:t>d_ras.pub</w:t>
      </w:r>
      <w:r>
        <w:rPr>
          <w:rFonts w:hint="eastAsia"/>
        </w:rPr>
        <w:t>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14:paraId="1351B51C" w14:textId="7FBA9075" w:rsidR="00C139C6" w:rsidRDefault="00C139C6">
      <w:r>
        <w:rPr>
          <w:noProof/>
        </w:rPr>
        <w:drawing>
          <wp:inline distT="0" distB="0" distL="0" distR="0" wp14:anchorId="6427AC7F" wp14:editId="342B647B">
            <wp:extent cx="5274310" cy="1151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C72D" w14:textId="21748650" w:rsidR="00C139C6" w:rsidRDefault="00C139C6"/>
    <w:p w14:paraId="1698ADB0" w14:textId="2F16EADC" w:rsidR="001251B3" w:rsidRPr="008C57B0" w:rsidRDefault="001251B3">
      <w:pPr>
        <w:rPr>
          <w:b/>
        </w:rPr>
      </w:pPr>
      <w:r w:rsidRPr="008C57B0">
        <w:rPr>
          <w:rFonts w:hint="eastAsia"/>
          <w:b/>
        </w:rPr>
        <w:t>下拉项目：</w:t>
      </w:r>
    </w:p>
    <w:p w14:paraId="1D3CBC63" w14:textId="42ECFB1B" w:rsidR="001251B3" w:rsidRDefault="001251B3">
      <w:r>
        <w:rPr>
          <w:rFonts w:hint="eastAsia"/>
        </w:rPr>
        <w:t>把自己的公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放在</w:t>
      </w:r>
      <w:r w:rsidR="00965490">
        <w:rPr>
          <w:rFonts w:hint="eastAsia"/>
        </w:rPr>
        <w:t>项目中。在码云中，进入个人设置&gt;安全设置&gt;</w:t>
      </w:r>
      <w:r w:rsidR="00965490">
        <w:t>SSH</w:t>
      </w:r>
      <w:r w:rsidR="00965490">
        <w:rPr>
          <w:rFonts w:hint="eastAsia"/>
        </w:rPr>
        <w:t>公钥。把公钥粘贴上去，并写上标题，即可。详细信息请点击：</w:t>
      </w:r>
      <w:hyperlink r:id="rId20" w:history="1">
        <w:r w:rsidR="00965490" w:rsidRPr="00965490">
          <w:rPr>
            <w:rStyle w:val="a3"/>
            <w:rFonts w:hint="eastAsia"/>
          </w:rPr>
          <w:t>码云中</w:t>
        </w:r>
        <w:r w:rsidR="00965490" w:rsidRPr="00965490">
          <w:rPr>
            <w:rStyle w:val="a3"/>
          </w:rPr>
          <w:t>SSH 公钥设置</w:t>
        </w:r>
      </w:hyperlink>
    </w:p>
    <w:p w14:paraId="5B296B7F" w14:textId="1A99BA18" w:rsidR="00F8477E" w:rsidRDefault="001251B3">
      <w:r>
        <w:rPr>
          <w:rFonts w:hint="eastAsia"/>
        </w:rPr>
        <w:t>双击打开Git</w:t>
      </w:r>
      <w:r>
        <w:t xml:space="preserve"> Bash.</w:t>
      </w:r>
      <w:r>
        <w:rPr>
          <w:noProof/>
        </w:rPr>
        <w:drawing>
          <wp:inline distT="0" distB="0" distL="0" distR="0" wp14:anchorId="1B498F88" wp14:editId="70142434">
            <wp:extent cx="981075" cy="80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5C79" w14:textId="74050BFD" w:rsidR="001251B3" w:rsidRDefault="001251B3">
      <w:r>
        <w:rPr>
          <w:rFonts w:hint="eastAsia"/>
        </w:rPr>
        <w:t>$</w:t>
      </w:r>
      <w:r>
        <w:t xml:space="preserve"> cd /d</w:t>
      </w:r>
      <w:r>
        <w:tab/>
      </w:r>
      <w:r>
        <w:tab/>
        <w:t>#</w:t>
      </w:r>
      <w:r>
        <w:rPr>
          <w:rFonts w:hint="eastAsia"/>
        </w:rPr>
        <w:t>进入到D磁盘中（也可以是E盘等等）</w:t>
      </w:r>
    </w:p>
    <w:p w14:paraId="7889FE7A" w14:textId="71ACEAE8" w:rsidR="001251B3" w:rsidRDefault="001251B3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  <w:r>
        <w:tab/>
      </w:r>
      <w:r>
        <w:tab/>
        <w:t>#</w:t>
      </w:r>
      <w:r w:rsidRPr="001251B3">
        <w:rPr>
          <w:rFonts w:hint="eastAsia"/>
        </w:rPr>
        <w:t>在当前目录新建一个</w:t>
      </w:r>
      <w:r w:rsidRPr="001251B3">
        <w:t>Git代码库</w:t>
      </w:r>
    </w:p>
    <w:p w14:paraId="3262926F" w14:textId="21A1ED20" w:rsidR="00F8477E" w:rsidRDefault="001251B3" w:rsidP="001251B3">
      <w:pPr>
        <w:jc w:val="left"/>
      </w:pPr>
      <w:r>
        <w:rPr>
          <w:rFonts w:hint="eastAsia"/>
        </w:rPr>
        <w:t>$</w:t>
      </w:r>
      <w:r>
        <w:t xml:space="preserve"> git clone [</w:t>
      </w:r>
      <w:proofErr w:type="spellStart"/>
      <w:r>
        <w:t>url</w:t>
      </w:r>
      <w:proofErr w:type="spellEnd"/>
      <w:r>
        <w:t>]</w:t>
      </w:r>
      <w:r>
        <w:tab/>
      </w:r>
      <w:r>
        <w:tab/>
        <w:t>#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为项目所在SSH地址,地址如下图</w:t>
      </w:r>
      <w:r>
        <w:rPr>
          <w:noProof/>
        </w:rPr>
        <w:drawing>
          <wp:inline distT="0" distB="0" distL="0" distR="0" wp14:anchorId="248B9E5A" wp14:editId="64BB36BE">
            <wp:extent cx="5274310" cy="1333370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9687" w14:textId="7989EFD9" w:rsidR="001251B3" w:rsidRDefault="001251B3" w:rsidP="001251B3">
      <w:pPr>
        <w:jc w:val="left"/>
      </w:pPr>
    </w:p>
    <w:p w14:paraId="67D9FDA4" w14:textId="37996D4B" w:rsidR="00860F59" w:rsidRDefault="001251B3">
      <w:r>
        <w:rPr>
          <w:rFonts w:hint="eastAsia"/>
        </w:rPr>
        <w:t>项目中常用</w:t>
      </w:r>
      <w:r w:rsidR="00860F59">
        <w:rPr>
          <w:rFonts w:hint="eastAsia"/>
        </w:rPr>
        <w:t>使用方法</w:t>
      </w:r>
      <w:r w:rsidR="00860F59">
        <w:t>:</w:t>
      </w:r>
    </w:p>
    <w:p w14:paraId="1402B88E" w14:textId="6AF5816A" w:rsidR="00965490" w:rsidRPr="008C57B0" w:rsidRDefault="00965490">
      <w:pPr>
        <w:rPr>
          <w:b/>
        </w:rPr>
      </w:pPr>
      <w:r w:rsidRPr="008C57B0">
        <w:rPr>
          <w:rFonts w:hint="eastAsia"/>
          <w:b/>
        </w:rPr>
        <w:t>下拉代码：</w:t>
      </w:r>
    </w:p>
    <w:p w14:paraId="3059F220" w14:textId="1AC56E6E" w:rsidR="001251B3" w:rsidRDefault="00965490">
      <w:r>
        <w:rPr>
          <w:rFonts w:hint="eastAsia"/>
        </w:rPr>
        <w:t>$</w:t>
      </w:r>
      <w:r>
        <w:t xml:space="preserve"> git pull #</w:t>
      </w:r>
      <w:r>
        <w:rPr>
          <w:rFonts w:hint="eastAsia"/>
        </w:rPr>
        <w:t>下拉全部分支的代码</w:t>
      </w:r>
    </w:p>
    <w:p w14:paraId="232A2810" w14:textId="6772A123" w:rsidR="00965490" w:rsidRDefault="00965490">
      <w:r>
        <w:rPr>
          <w:rFonts w:hint="eastAsia"/>
        </w:rPr>
        <w:t>$</w:t>
      </w:r>
      <w:r>
        <w:t xml:space="preserve"> git pull origin </w:t>
      </w:r>
      <w:r>
        <w:rPr>
          <w:rFonts w:hint="eastAsia"/>
        </w:rPr>
        <w:t>分支名 #下拉某一分支的代码</w:t>
      </w:r>
    </w:p>
    <w:p w14:paraId="339CAFA1" w14:textId="25C77595" w:rsidR="00965490" w:rsidRPr="008C57B0" w:rsidRDefault="00965490">
      <w:pPr>
        <w:rPr>
          <w:b/>
        </w:rPr>
      </w:pPr>
      <w:r w:rsidRPr="008C57B0">
        <w:rPr>
          <w:rFonts w:hint="eastAsia"/>
          <w:b/>
        </w:rPr>
        <w:t>提交代码（三步按顺序进行）</w:t>
      </w:r>
      <w:r w:rsidR="008C57B0">
        <w:rPr>
          <w:rFonts w:hint="eastAsia"/>
          <w:b/>
        </w:rPr>
        <w:t>：</w:t>
      </w:r>
    </w:p>
    <w:p w14:paraId="4737AE26" w14:textId="78D56011" w:rsidR="00860F59" w:rsidRDefault="00965490" w:rsidP="00860F59">
      <w:r>
        <w:rPr>
          <w:rFonts w:hint="eastAsia"/>
        </w:rPr>
        <w:t>$</w:t>
      </w:r>
      <w:r>
        <w:t xml:space="preserve"> git add filename #</w:t>
      </w:r>
      <w:r>
        <w:rPr>
          <w:rFonts w:hint="eastAsia"/>
        </w:rPr>
        <w:t>添加某个文件到预提交阶段</w:t>
      </w:r>
      <w:r w:rsidR="003274F7">
        <w:rPr>
          <w:rFonts w:hint="eastAsia"/>
        </w:rPr>
        <w:t>，g</w:t>
      </w:r>
      <w:r w:rsidR="003274F7">
        <w:t xml:space="preserve">it add * </w:t>
      </w:r>
      <w:r w:rsidR="003274F7">
        <w:rPr>
          <w:rFonts w:hint="eastAsia"/>
        </w:rPr>
        <w:t>表示添加所有已改变文件（或第一次的所有文件）</w:t>
      </w:r>
    </w:p>
    <w:p w14:paraId="1FE55EE7" w14:textId="6C7CC569" w:rsidR="00965490" w:rsidRDefault="00965490" w:rsidP="00860F59">
      <w:r>
        <w:rPr>
          <w:rFonts w:hint="eastAsia"/>
        </w:rPr>
        <w:t>$</w:t>
      </w:r>
      <w:r>
        <w:t xml:space="preserve"> git commit -m ‘</w:t>
      </w:r>
      <w:r>
        <w:rPr>
          <w:rFonts w:hint="eastAsia"/>
        </w:rPr>
        <w:t>提交信息</w:t>
      </w:r>
      <w:r>
        <w:t xml:space="preserve">’ </w:t>
      </w:r>
      <w:r>
        <w:rPr>
          <w:rFonts w:hint="eastAsia"/>
        </w:rPr>
        <w:t>#输入提交的备注信息</w:t>
      </w:r>
    </w:p>
    <w:p w14:paraId="09AE4AE1" w14:textId="5B3041A8" w:rsidR="00965490" w:rsidRDefault="00965490" w:rsidP="00860F59">
      <w:r>
        <w:rPr>
          <w:rFonts w:hint="eastAsia"/>
        </w:rPr>
        <w:t>$</w:t>
      </w:r>
      <w:r>
        <w:t xml:space="preserve"> git </w:t>
      </w:r>
      <w:r>
        <w:rPr>
          <w:rFonts w:hint="eastAsia"/>
        </w:rPr>
        <w:t>push</w:t>
      </w:r>
      <w:r>
        <w:t xml:space="preserve"> origin </w:t>
      </w:r>
      <w:r>
        <w:rPr>
          <w:rFonts w:hint="eastAsia"/>
        </w:rPr>
        <w:t>远程分支名 #提交代码到版本控制服务器（如果断网等，可以提交到本地版本控制中心，输入 git</w:t>
      </w:r>
      <w:r>
        <w:t xml:space="preserve"> push </w:t>
      </w:r>
      <w:r>
        <w:rPr>
          <w:rFonts w:hint="eastAsia"/>
        </w:rPr>
        <w:t>即可）。</w:t>
      </w:r>
    </w:p>
    <w:p w14:paraId="4AE8C509" w14:textId="5F9AAA94" w:rsidR="00860F59" w:rsidRPr="008C57B0" w:rsidRDefault="00965490">
      <w:pPr>
        <w:rPr>
          <w:b/>
        </w:rPr>
      </w:pPr>
      <w:r w:rsidRPr="008C57B0">
        <w:rPr>
          <w:rFonts w:hint="eastAsia"/>
          <w:b/>
        </w:rPr>
        <w:t>创建分支：</w:t>
      </w:r>
    </w:p>
    <w:p w14:paraId="4B8EC6C2" w14:textId="56C67417" w:rsidR="00965490" w:rsidRDefault="00965490">
      <w:r>
        <w:rPr>
          <w:rFonts w:hint="eastAsia"/>
        </w:rPr>
        <w:t>$</w:t>
      </w:r>
      <w:r>
        <w:t xml:space="preserve"> git </w:t>
      </w:r>
      <w:r w:rsidR="003274F7">
        <w:t xml:space="preserve">checkout -b </w:t>
      </w:r>
      <w:r w:rsidR="003274F7">
        <w:rPr>
          <w:rFonts w:hint="eastAsia"/>
        </w:rPr>
        <w:t>本地分支名 远程分支名 #拉取远程分支并创建本地分支</w:t>
      </w:r>
      <w:r w:rsidR="003274F7">
        <w:t xml:space="preserve"> </w:t>
      </w:r>
    </w:p>
    <w:p w14:paraId="60831146" w14:textId="3A84B2BE" w:rsidR="003274F7" w:rsidRDefault="00965490">
      <w:r>
        <w:rPr>
          <w:rFonts w:hint="eastAsia"/>
        </w:rPr>
        <w:t>强行下拉代码</w:t>
      </w:r>
      <w:r w:rsidR="003274F7">
        <w:rPr>
          <w:rFonts w:hint="eastAsia"/>
        </w:rPr>
        <w:t>：(两步按顺序进行</w:t>
      </w:r>
      <w:r w:rsidR="003274F7">
        <w:t>)</w:t>
      </w:r>
    </w:p>
    <w:p w14:paraId="38195483" w14:textId="16390188" w:rsidR="00965490" w:rsidRDefault="003274F7">
      <w:pPr>
        <w:rPr>
          <w:color w:val="FF0000"/>
        </w:rPr>
      </w:pPr>
      <w:r>
        <w:t xml:space="preserve">$ </w:t>
      </w:r>
      <w:r>
        <w:rPr>
          <w:rFonts w:hint="eastAsia"/>
        </w:rPr>
        <w:t>git</w:t>
      </w:r>
      <w:r>
        <w:t xml:space="preserve"> reset --hard</w:t>
      </w:r>
      <w:r>
        <w:rPr>
          <w:rFonts w:hint="eastAsia"/>
        </w:rPr>
        <w:t xml:space="preserve"> #在本地改变的文件但是不想上传到服务器时使用，</w:t>
      </w:r>
      <w:r w:rsidRPr="003274F7">
        <w:rPr>
          <w:rFonts w:hint="eastAsia"/>
          <w:color w:val="FF0000"/>
        </w:rPr>
        <w:t>本地未提交的代码被覆盖掉</w:t>
      </w:r>
    </w:p>
    <w:p w14:paraId="69463C88" w14:textId="5860576F" w:rsidR="003274F7" w:rsidRDefault="003274F7">
      <w:r>
        <w:t xml:space="preserve">$ </w:t>
      </w:r>
      <w:r>
        <w:rPr>
          <w:rFonts w:hint="eastAsia"/>
        </w:rPr>
        <w:t>git</w:t>
      </w:r>
      <w:r>
        <w:t xml:space="preserve"> pull </w:t>
      </w:r>
    </w:p>
    <w:p w14:paraId="44AB59ED" w14:textId="77777777" w:rsidR="003274F7" w:rsidRPr="008C57B0" w:rsidRDefault="003274F7" w:rsidP="003274F7">
      <w:pPr>
        <w:rPr>
          <w:b/>
        </w:rPr>
      </w:pPr>
      <w:r w:rsidRPr="008C57B0">
        <w:rPr>
          <w:rFonts w:hint="eastAsia"/>
          <w:b/>
        </w:rPr>
        <w:t>切换分支：</w:t>
      </w:r>
    </w:p>
    <w:p w14:paraId="0307288D" w14:textId="320F0B92" w:rsidR="003274F7" w:rsidRDefault="003274F7">
      <w:r>
        <w:rPr>
          <w:rFonts w:hint="eastAsia"/>
        </w:rPr>
        <w:t>$</w:t>
      </w:r>
      <w:r>
        <w:t xml:space="preserve"> git checkout </w:t>
      </w:r>
      <w:r>
        <w:rPr>
          <w:rFonts w:hint="eastAsia"/>
        </w:rPr>
        <w:t>分支名</w:t>
      </w:r>
    </w:p>
    <w:p w14:paraId="063BA3B4" w14:textId="7DCF113F" w:rsidR="003274F7" w:rsidRDefault="003274F7">
      <w:r>
        <w:rPr>
          <w:rFonts w:hint="eastAsia"/>
        </w:rPr>
        <w:t>查看分支及当前所在分支：</w:t>
      </w:r>
    </w:p>
    <w:p w14:paraId="0BD597B9" w14:textId="6EDA1F7C" w:rsidR="003274F7" w:rsidRDefault="003274F7">
      <w:r>
        <w:rPr>
          <w:rFonts w:hint="eastAsia"/>
        </w:rPr>
        <w:t>$</w:t>
      </w:r>
      <w:r>
        <w:t xml:space="preserve"> git branch #</w:t>
      </w:r>
      <w:r>
        <w:rPr>
          <w:rFonts w:hint="eastAsia"/>
        </w:rPr>
        <w:t>高亮显示的为当前所在分支，其他是其他分支</w:t>
      </w:r>
      <w:r>
        <w:t xml:space="preserve"> </w:t>
      </w:r>
    </w:p>
    <w:p w14:paraId="163215EB" w14:textId="09BC0FC7" w:rsidR="00FB2AF4" w:rsidRPr="008C57B0" w:rsidRDefault="00FB2AF4">
      <w:pPr>
        <w:rPr>
          <w:b/>
        </w:rPr>
      </w:pPr>
      <w:r w:rsidRPr="008C57B0">
        <w:rPr>
          <w:rFonts w:hint="eastAsia"/>
          <w:b/>
        </w:rPr>
        <w:t>删除</w:t>
      </w:r>
      <w:r w:rsidR="00745F0C" w:rsidRPr="008C57B0">
        <w:rPr>
          <w:rFonts w:hint="eastAsia"/>
          <w:b/>
        </w:rPr>
        <w:t>本地</w:t>
      </w:r>
      <w:r w:rsidRPr="008C57B0">
        <w:rPr>
          <w:rFonts w:hint="eastAsia"/>
          <w:b/>
        </w:rPr>
        <w:t>分支：</w:t>
      </w:r>
    </w:p>
    <w:p w14:paraId="361EC252" w14:textId="4979069C" w:rsidR="003274F7" w:rsidRDefault="003274F7">
      <w:r>
        <w:rPr>
          <w:rFonts w:hint="eastAsia"/>
        </w:rPr>
        <w:t>$</w:t>
      </w:r>
      <w:r>
        <w:t xml:space="preserve"> git branch -D </w:t>
      </w:r>
      <w:r>
        <w:rPr>
          <w:rFonts w:hint="eastAsia"/>
        </w:rPr>
        <w:t>本地需要删除的分支名称 #先切换到其他非删除的分支</w:t>
      </w:r>
    </w:p>
    <w:p w14:paraId="42FF71BA" w14:textId="1622EAB9" w:rsidR="003274F7" w:rsidRPr="008C57B0" w:rsidRDefault="00745F0C">
      <w:pPr>
        <w:rPr>
          <w:b/>
        </w:rPr>
      </w:pPr>
      <w:r w:rsidRPr="008C57B0">
        <w:rPr>
          <w:rFonts w:hint="eastAsia"/>
          <w:b/>
        </w:rPr>
        <w:t>删除远程分支：</w:t>
      </w:r>
    </w:p>
    <w:p w14:paraId="49F736E5" w14:textId="66C37AE8" w:rsidR="00745F0C" w:rsidRDefault="00745F0C">
      <w:r>
        <w:rPr>
          <w:rFonts w:hint="eastAsia"/>
        </w:rPr>
        <w:t>$</w:t>
      </w:r>
      <w:r>
        <w:t xml:space="preserve"> git push origin </w:t>
      </w:r>
      <w:r>
        <w:rPr>
          <w:rFonts w:hint="eastAsia"/>
        </w:rPr>
        <w:t>--</w:t>
      </w:r>
      <w:r>
        <w:t xml:space="preserve">delete </w:t>
      </w:r>
      <w:r>
        <w:rPr>
          <w:rFonts w:hint="eastAsia"/>
        </w:rPr>
        <w:t xml:space="preserve">远程分支名 </w:t>
      </w:r>
      <w:r>
        <w:t>#</w:t>
      </w:r>
      <w:r>
        <w:rPr>
          <w:rFonts w:hint="eastAsia"/>
        </w:rPr>
        <w:t>慎用</w:t>
      </w:r>
    </w:p>
    <w:p w14:paraId="4CC57608" w14:textId="2E963212" w:rsidR="00FB2AF4" w:rsidRPr="008C57B0" w:rsidRDefault="008D578A">
      <w:pPr>
        <w:rPr>
          <w:b/>
        </w:rPr>
      </w:pPr>
      <w:r w:rsidRPr="008C57B0">
        <w:rPr>
          <w:rFonts w:hint="eastAsia"/>
          <w:b/>
        </w:rPr>
        <w:t>合并分支：</w:t>
      </w:r>
    </w:p>
    <w:p w14:paraId="530BB33B" w14:textId="3163049F" w:rsidR="008D578A" w:rsidRDefault="008D578A">
      <w:r>
        <w:rPr>
          <w:rFonts w:hint="eastAsia"/>
        </w:rPr>
        <w:t>$</w:t>
      </w:r>
      <w:r>
        <w:t xml:space="preserve"> git merge </w:t>
      </w:r>
      <w:r>
        <w:rPr>
          <w:rFonts w:hint="eastAsia"/>
        </w:rPr>
        <w:t>分支名 #</w:t>
      </w:r>
      <w:r>
        <w:t xml:space="preserve"> </w:t>
      </w:r>
      <w:r>
        <w:rPr>
          <w:rFonts w:hint="eastAsia"/>
        </w:rPr>
        <w:t>把另一个分支合并到当前分支中</w:t>
      </w:r>
    </w:p>
    <w:p w14:paraId="3EB51071" w14:textId="289A4821" w:rsidR="00053984" w:rsidRPr="008C57B0" w:rsidRDefault="00053984">
      <w:pPr>
        <w:rPr>
          <w:b/>
        </w:rPr>
      </w:pPr>
      <w:r w:rsidRPr="008C57B0">
        <w:rPr>
          <w:rFonts w:hint="eastAsia"/>
          <w:b/>
        </w:rPr>
        <w:t>进入某个提交版本(两步按顺序进行</w:t>
      </w:r>
      <w:r w:rsidRPr="008C57B0">
        <w:rPr>
          <w:b/>
        </w:rPr>
        <w:t>)</w:t>
      </w:r>
      <w:r w:rsidRPr="008C57B0">
        <w:rPr>
          <w:rFonts w:hint="eastAsia"/>
          <w:b/>
        </w:rPr>
        <w:t>：</w:t>
      </w:r>
    </w:p>
    <w:p w14:paraId="098BA165" w14:textId="02924DAA" w:rsidR="00053984" w:rsidRDefault="00053984">
      <w:r>
        <w:t xml:space="preserve">$ git </w:t>
      </w:r>
      <w:r>
        <w:rPr>
          <w:rFonts w:hint="eastAsia"/>
        </w:rPr>
        <w:t>log</w:t>
      </w:r>
      <w:r>
        <w:t xml:space="preserve"> #</w:t>
      </w:r>
      <w:r>
        <w:rPr>
          <w:rFonts w:hint="eastAsia"/>
        </w:rPr>
        <w:t>查看</w:t>
      </w:r>
      <w:r w:rsidR="00456EC8">
        <w:rPr>
          <w:rFonts w:hint="eastAsia"/>
        </w:rPr>
        <w:t>需要进入的版本的hash值（4</w:t>
      </w:r>
      <w:r w:rsidR="00456EC8">
        <w:t>0</w:t>
      </w:r>
      <w:r w:rsidR="00456EC8">
        <w:rPr>
          <w:rFonts w:hint="eastAsia"/>
        </w:rPr>
        <w:t>位的1</w:t>
      </w:r>
      <w:r w:rsidR="00456EC8">
        <w:t>6</w:t>
      </w:r>
      <w:r w:rsidR="00456EC8">
        <w:rPr>
          <w:rFonts w:hint="eastAsia"/>
        </w:rPr>
        <w:t>进制数据【0-</w:t>
      </w:r>
      <w:r w:rsidR="00456EC8">
        <w:t>9/a-f</w:t>
      </w:r>
      <w:r w:rsidR="00456EC8">
        <w:rPr>
          <w:rFonts w:hint="eastAsia"/>
        </w:rPr>
        <w:t>】）</w:t>
      </w:r>
    </w:p>
    <w:p w14:paraId="41BA1AD8" w14:textId="1982FA69" w:rsidR="00456EC8" w:rsidRDefault="00456EC8">
      <w:r>
        <w:rPr>
          <w:rFonts w:hint="eastAsia"/>
        </w:rPr>
        <w:t>$</w:t>
      </w:r>
      <w:r>
        <w:t xml:space="preserve"> git reset –hard </w:t>
      </w:r>
      <w:r>
        <w:rPr>
          <w:rFonts w:hint="eastAsia"/>
        </w:rPr>
        <w:t>那个版本的hash值 #</w:t>
      </w:r>
      <w:r>
        <w:t xml:space="preserve"> </w:t>
      </w:r>
      <w:r>
        <w:rPr>
          <w:rFonts w:hint="eastAsia"/>
        </w:rPr>
        <w:t>别忘了再切换回来</w:t>
      </w:r>
      <w:r>
        <w:t xml:space="preserve"> </w:t>
      </w:r>
    </w:p>
    <w:p w14:paraId="22DE64B7" w14:textId="50CD5447" w:rsidR="00944B29" w:rsidRDefault="008D578A">
      <w:r>
        <w:rPr>
          <w:rFonts w:hint="eastAsia"/>
        </w:rPr>
        <w:t>其他命令：</w:t>
      </w:r>
      <w:hyperlink r:id="rId23" w:history="1">
        <w:r w:rsidRPr="008D578A">
          <w:rPr>
            <w:rStyle w:val="a3"/>
            <w:rFonts w:hint="eastAsia"/>
          </w:rPr>
          <w:t>码云</w:t>
        </w:r>
        <w:r w:rsidRPr="008D578A">
          <w:rPr>
            <w:rStyle w:val="a3"/>
          </w:rPr>
          <w:t>git命令大全</w:t>
        </w:r>
      </w:hyperlink>
    </w:p>
    <w:p w14:paraId="7027023B" w14:textId="6FF6A633" w:rsidR="00456EC8" w:rsidRDefault="00456EC8"/>
    <w:p w14:paraId="6452E0E5" w14:textId="5A8AA075" w:rsidR="008C57B0" w:rsidRDefault="008C57B0"/>
    <w:p w14:paraId="133A9E98" w14:textId="4AE2EAE2" w:rsidR="008C57B0" w:rsidRDefault="008C57B0"/>
    <w:p w14:paraId="7E59CCBE" w14:textId="5610A3C3" w:rsidR="008C57B0" w:rsidRDefault="008C57B0"/>
    <w:p w14:paraId="57674ABA" w14:textId="30AAA813" w:rsidR="008C57B0" w:rsidRDefault="008C57B0"/>
    <w:p w14:paraId="1DFEA6F6" w14:textId="4D57FED6" w:rsidR="008C57B0" w:rsidRDefault="008C57B0"/>
    <w:p w14:paraId="43D83EEB" w14:textId="59F29BC8" w:rsidR="008C57B0" w:rsidRDefault="008C57B0"/>
    <w:p w14:paraId="4B4F1C66" w14:textId="35015F9B" w:rsidR="008C57B0" w:rsidRDefault="008C57B0"/>
    <w:p w14:paraId="10BD7C07" w14:textId="504BCD4B" w:rsidR="008C57B0" w:rsidRDefault="008C57B0"/>
    <w:p w14:paraId="070F8B4B" w14:textId="7A5F75F0" w:rsidR="008C57B0" w:rsidRDefault="008C57B0"/>
    <w:p w14:paraId="3B3C7325" w14:textId="191A2F21" w:rsidR="008C57B0" w:rsidRDefault="008C57B0"/>
    <w:p w14:paraId="1C8ED2EB" w14:textId="2E3E3140" w:rsidR="008C57B0" w:rsidRDefault="008C57B0"/>
    <w:p w14:paraId="22F440B7" w14:textId="0F636581" w:rsidR="008C57B0" w:rsidRDefault="008C57B0"/>
    <w:p w14:paraId="7339C21A" w14:textId="09D86126" w:rsidR="008C57B0" w:rsidRDefault="008C57B0"/>
    <w:p w14:paraId="4D13B277" w14:textId="0C79A52A" w:rsidR="008C57B0" w:rsidRDefault="008C57B0"/>
    <w:p w14:paraId="31C2023E" w14:textId="45A6BD6A" w:rsidR="00292809" w:rsidRDefault="00292809" w:rsidP="00292809">
      <w:pPr>
        <w:pStyle w:val="1"/>
      </w:pP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CO</w:t>
      </w:r>
      <w:r>
        <w:t>DE</w:t>
      </w:r>
      <w:r>
        <w:rPr>
          <w:rFonts w:hint="eastAsia"/>
        </w:rPr>
        <w:t>使用：</w:t>
      </w:r>
    </w:p>
    <w:p w14:paraId="28BD55D7" w14:textId="66738E72" w:rsidR="00292809" w:rsidRDefault="00292809" w:rsidP="00292809">
      <w:r>
        <w:rPr>
          <w:noProof/>
        </w:rPr>
        <w:drawing>
          <wp:inline distT="0" distB="0" distL="0" distR="0" wp14:anchorId="1AC26BFE" wp14:editId="2FB5A479">
            <wp:extent cx="4791075" cy="37052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91B" w14:textId="744F06AC" w:rsidR="00292809" w:rsidRDefault="00292809" w:rsidP="00292809">
      <w:del w:id="15" w:author="ZZ Andor" w:date="2018-11-13T08:47:00Z">
        <w:r w:rsidDel="000B7AEB">
          <w:rPr>
            <w:noProof/>
          </w:rPr>
          <w:drawing>
            <wp:inline distT="0" distB="0" distL="0" distR="0" wp14:anchorId="6C251201" wp14:editId="16BFF703">
              <wp:extent cx="4791075" cy="3705225"/>
              <wp:effectExtent l="0" t="0" r="9525" b="9525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5D33562" w14:textId="5D73F1C0" w:rsidR="00292809" w:rsidRDefault="00292809" w:rsidP="00292809">
      <w:del w:id="16" w:author="ZZ Andor" w:date="2018-11-13T08:47:00Z">
        <w:r w:rsidDel="000B7AEB">
          <w:rPr>
            <w:noProof/>
          </w:rPr>
          <w:lastRenderedPageBreak/>
          <w:drawing>
            <wp:inline distT="0" distB="0" distL="0" distR="0" wp14:anchorId="0AC6031F" wp14:editId="440E2D6A">
              <wp:extent cx="4791075" cy="3705225"/>
              <wp:effectExtent l="0" t="0" r="9525" b="9525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A59D977" w14:textId="6EF10D1A" w:rsidR="00292809" w:rsidRDefault="00292809" w:rsidP="00292809">
      <w:del w:id="17" w:author="ZZ Andor" w:date="2018-11-13T08:47:00Z">
        <w:r w:rsidDel="000B7AEB">
          <w:rPr>
            <w:noProof/>
          </w:rPr>
          <w:drawing>
            <wp:inline distT="0" distB="0" distL="0" distR="0" wp14:anchorId="4121BED1" wp14:editId="3090973B">
              <wp:extent cx="4791075" cy="3705225"/>
              <wp:effectExtent l="0" t="0" r="9525" b="9525"/>
              <wp:docPr id="19" name="图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96476BB" w14:textId="4719EBFF" w:rsidR="00292809" w:rsidRDefault="00292809" w:rsidP="00292809">
      <w:r>
        <w:rPr>
          <w:noProof/>
        </w:rPr>
        <w:lastRenderedPageBreak/>
        <w:drawing>
          <wp:inline distT="0" distB="0" distL="0" distR="0" wp14:anchorId="0391FAD9" wp14:editId="1250F6D4">
            <wp:extent cx="4791075" cy="3705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6C54" w14:textId="58B28BA3" w:rsidR="00292809" w:rsidDel="000B7AEB" w:rsidRDefault="00292809" w:rsidP="00292809">
      <w:pPr>
        <w:rPr>
          <w:del w:id="18" w:author="ZZ Andor" w:date="2018-11-13T08:47:00Z"/>
        </w:rPr>
      </w:pPr>
      <w:del w:id="19" w:author="ZZ Andor" w:date="2018-11-13T08:47:00Z">
        <w:r w:rsidDel="000B7AEB">
          <w:rPr>
            <w:noProof/>
          </w:rPr>
          <w:drawing>
            <wp:inline distT="0" distB="0" distL="0" distR="0" wp14:anchorId="3CD70B1C" wp14:editId="3320B809">
              <wp:extent cx="4791075" cy="3705225"/>
              <wp:effectExtent l="0" t="0" r="9525" b="9525"/>
              <wp:docPr id="22" name="图片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4A3D3D5" w14:textId="77777777" w:rsidR="000B7AEB" w:rsidRDefault="000B7AEB" w:rsidP="00292809">
      <w:pPr>
        <w:rPr>
          <w:ins w:id="20" w:author="ZZ Andor" w:date="2018-11-13T08:47:00Z"/>
        </w:rPr>
      </w:pPr>
    </w:p>
    <w:p w14:paraId="5490DA66" w14:textId="094100C6" w:rsidR="00292809" w:rsidDel="000B7AEB" w:rsidRDefault="00292809" w:rsidP="00292809">
      <w:pPr>
        <w:rPr>
          <w:del w:id="21" w:author="ZZ Andor" w:date="2018-11-13T08:47:00Z"/>
        </w:rPr>
      </w:pPr>
      <w:del w:id="22" w:author="ZZ Andor" w:date="2018-11-13T08:47:00Z">
        <w:r w:rsidDel="000B7AEB">
          <w:rPr>
            <w:noProof/>
          </w:rPr>
          <w:lastRenderedPageBreak/>
          <w:drawing>
            <wp:inline distT="0" distB="0" distL="0" distR="0" wp14:anchorId="3F5F7BEE" wp14:editId="1DC754B1">
              <wp:extent cx="4791075" cy="3705225"/>
              <wp:effectExtent l="0" t="0" r="9525" b="9525"/>
              <wp:docPr id="23" name="图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B973DB1" w14:textId="0611172B" w:rsidR="00292809" w:rsidDel="000B7AEB" w:rsidRDefault="00292809" w:rsidP="00292809">
      <w:pPr>
        <w:rPr>
          <w:del w:id="23" w:author="ZZ Andor" w:date="2018-11-13T08:47:00Z"/>
        </w:rPr>
      </w:pPr>
    </w:p>
    <w:p w14:paraId="6CF8F439" w14:textId="64B8ED85" w:rsidR="00292809" w:rsidRDefault="00292809" w:rsidP="00292809"/>
    <w:p w14:paraId="257CE940" w14:textId="3ECE230E" w:rsidR="00111327" w:rsidRDefault="00111327" w:rsidP="00292809">
      <w:r>
        <w:rPr>
          <w:rFonts w:hint="eastAsia"/>
        </w:rPr>
        <w:t>切换语言：</w:t>
      </w:r>
      <w:r w:rsidR="00C94D04">
        <w:rPr>
          <w:rFonts w:hint="eastAsia"/>
        </w:rPr>
        <w:t>详情点击：</w:t>
      </w:r>
      <w:hyperlink r:id="rId31" w:history="1">
        <w:r w:rsidR="00C94D04" w:rsidRPr="00C94D04">
          <w:rPr>
            <w:rStyle w:val="a3"/>
            <w:rFonts w:hint="eastAsia"/>
          </w:rPr>
          <w:t>URL</w:t>
        </w:r>
      </w:hyperlink>
      <w:r w:rsidR="00C94D04">
        <w:t xml:space="preserve"> </w:t>
      </w:r>
    </w:p>
    <w:p w14:paraId="3BDB1FEC" w14:textId="3D621CCC" w:rsidR="00111327" w:rsidRDefault="00111327" w:rsidP="00292809">
      <w:r>
        <w:rPr>
          <w:noProof/>
        </w:rPr>
        <w:drawing>
          <wp:inline distT="0" distB="0" distL="0" distR="0" wp14:anchorId="5571869D" wp14:editId="7F460CB3">
            <wp:extent cx="4572000" cy="1771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BFE" w14:textId="24B60ABC" w:rsidR="00111327" w:rsidRDefault="00111327" w:rsidP="00292809">
      <w:r>
        <w:rPr>
          <w:noProof/>
        </w:rPr>
        <w:drawing>
          <wp:inline distT="0" distB="0" distL="0" distR="0" wp14:anchorId="560EE206" wp14:editId="350BE752">
            <wp:extent cx="5274310" cy="807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EE2" w14:textId="4680C9E2" w:rsidR="00111327" w:rsidRDefault="00111327" w:rsidP="00292809">
      <w:r>
        <w:rPr>
          <w:noProof/>
        </w:rPr>
        <w:drawing>
          <wp:inline distT="0" distB="0" distL="0" distR="0" wp14:anchorId="5BDBA59F" wp14:editId="3282298D">
            <wp:extent cx="5274310" cy="970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DC4" w14:textId="3EE88E6F" w:rsidR="00111327" w:rsidRDefault="00111327" w:rsidP="00292809">
      <w:r>
        <w:rPr>
          <w:noProof/>
        </w:rPr>
        <w:lastRenderedPageBreak/>
        <w:drawing>
          <wp:inline distT="0" distB="0" distL="0" distR="0" wp14:anchorId="7AAD136F" wp14:editId="1323C027">
            <wp:extent cx="5274310" cy="29800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E47" w14:textId="5899B644" w:rsidR="00292809" w:rsidRDefault="002D1C10" w:rsidP="00292809">
      <w:r>
        <w:rPr>
          <w:noProof/>
        </w:rPr>
        <w:drawing>
          <wp:inline distT="0" distB="0" distL="0" distR="0" wp14:anchorId="7AE8A46A" wp14:editId="49F863C1">
            <wp:extent cx="3790950" cy="2276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输入后，点击安装，重启</w:t>
      </w:r>
    </w:p>
    <w:p w14:paraId="1BF22553" w14:textId="2E9F1E12" w:rsidR="002D1C10" w:rsidRDefault="00A03D6D" w:rsidP="00292809">
      <w:r>
        <w:rPr>
          <w:noProof/>
        </w:rPr>
        <w:lastRenderedPageBreak/>
        <w:drawing>
          <wp:inline distT="0" distB="0" distL="0" distR="0" wp14:anchorId="295176CD" wp14:editId="3C8959A9">
            <wp:extent cx="5274310" cy="32658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37B5" w14:textId="77777777" w:rsidR="002D1C10" w:rsidRDefault="002D1C10" w:rsidP="00292809"/>
    <w:p w14:paraId="7CFB8783" w14:textId="32B30EB7" w:rsidR="00292809" w:rsidRPr="005A5059" w:rsidRDefault="00BD0999" w:rsidP="00292809">
      <w:pPr>
        <w:rPr>
          <w:b/>
        </w:rPr>
      </w:pPr>
      <w:r w:rsidRPr="005A5059">
        <w:rPr>
          <w:rFonts w:hint="eastAsia"/>
          <w:b/>
        </w:rPr>
        <w:t>下拉项目：</w:t>
      </w:r>
    </w:p>
    <w:p w14:paraId="1A485C2C" w14:textId="3A63EAED" w:rsidR="00BD0999" w:rsidRDefault="00BD0999" w:rsidP="00292809">
      <w:proofErr w:type="spellStart"/>
      <w:r>
        <w:t>Ctrl+shift+p</w:t>
      </w:r>
      <w:proofErr w:type="spellEnd"/>
      <w:ins w:id="24" w:author="ZZ Andor" w:date="2018-11-13T08:48:00Z">
        <w:r w:rsidR="000B7AEB">
          <w:t xml:space="preserve">  </w:t>
        </w:r>
        <w:r w:rsidR="000B7AEB">
          <w:rPr>
            <w:rFonts w:hint="eastAsia"/>
          </w:rPr>
          <w:t>或者 F</w:t>
        </w:r>
        <w:r w:rsidR="000B7AEB">
          <w:t>1</w:t>
        </w:r>
      </w:ins>
    </w:p>
    <w:p w14:paraId="26B47CA1" w14:textId="0CA0327F" w:rsidR="00BD0999" w:rsidRDefault="00BD0999" w:rsidP="00292809">
      <w:r>
        <w:rPr>
          <w:rFonts w:hint="eastAsia"/>
        </w:rPr>
        <w:t>输入 git</w:t>
      </w:r>
      <w:r>
        <w:t xml:space="preserve"> clone</w:t>
      </w:r>
    </w:p>
    <w:p w14:paraId="7B086FD9" w14:textId="6B894FE8" w:rsidR="00B22E93" w:rsidRDefault="00BD0999" w:rsidP="00292809">
      <w:r>
        <w:rPr>
          <w:noProof/>
        </w:rPr>
        <w:drawing>
          <wp:inline distT="0" distB="0" distL="0" distR="0" wp14:anchorId="0DCB62CF" wp14:editId="6BE7DD4A">
            <wp:extent cx="5274310" cy="6235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9374" w14:textId="24458EB8" w:rsidR="00292809" w:rsidRDefault="00BD0999" w:rsidP="00292809">
      <w:r>
        <w:rPr>
          <w:rFonts w:hint="eastAsia"/>
        </w:rPr>
        <w:t>输入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地址</w:t>
      </w:r>
    </w:p>
    <w:p w14:paraId="1B80E683" w14:textId="6BD9785E" w:rsidR="00BD0999" w:rsidRDefault="00BD0999" w:rsidP="00292809">
      <w:r>
        <w:rPr>
          <w:noProof/>
        </w:rPr>
        <w:drawing>
          <wp:inline distT="0" distB="0" distL="0" distR="0" wp14:anchorId="10EBA344" wp14:editId="3AE31795">
            <wp:extent cx="4562475" cy="1066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A7B2" w14:textId="5D8265F3" w:rsidR="000642E6" w:rsidRDefault="00BD0999" w:rsidP="00292809">
      <w:r>
        <w:rPr>
          <w:rFonts w:hint="eastAsia"/>
        </w:rPr>
        <w:t>然后添加到工作区</w:t>
      </w:r>
    </w:p>
    <w:p w14:paraId="6E8E0C31" w14:textId="5A76A9BD" w:rsidR="005A5059" w:rsidRDefault="005A5059" w:rsidP="00292809"/>
    <w:p w14:paraId="4E02B361" w14:textId="52C6AC02" w:rsidR="005A5059" w:rsidRDefault="005A5059" w:rsidP="005A5059">
      <w:pPr>
        <w:rPr>
          <w:b/>
        </w:rPr>
      </w:pPr>
      <w:r w:rsidRPr="008C57B0">
        <w:rPr>
          <w:rFonts w:hint="eastAsia"/>
          <w:b/>
        </w:rPr>
        <w:t>下拉代码：</w:t>
      </w:r>
    </w:p>
    <w:p w14:paraId="2AC19BAC" w14:textId="3B9558D7" w:rsidR="00173DD8" w:rsidRDefault="00173DD8" w:rsidP="005A505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7DF3B0" wp14:editId="59FAA0FF">
            <wp:extent cx="5191125" cy="19431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2FC7" w14:textId="792919C4" w:rsidR="00173DD8" w:rsidRDefault="00EC58A4" w:rsidP="005A5059">
      <w:pPr>
        <w:rPr>
          <w:b/>
        </w:rPr>
      </w:pPr>
      <w:r>
        <w:rPr>
          <w:rFonts w:hint="eastAsia"/>
          <w:b/>
        </w:rPr>
        <w:t>查看当前所在分支：</w:t>
      </w:r>
    </w:p>
    <w:p w14:paraId="38CE7262" w14:textId="77777777" w:rsidR="00EC58A4" w:rsidRPr="008C57B0" w:rsidRDefault="00EC58A4" w:rsidP="005A5059">
      <w:pPr>
        <w:rPr>
          <w:b/>
        </w:rPr>
      </w:pPr>
    </w:p>
    <w:p w14:paraId="50C79AA3" w14:textId="77777777" w:rsidR="005A5059" w:rsidRDefault="005A5059" w:rsidP="005A5059">
      <w:r w:rsidRPr="008C57B0">
        <w:rPr>
          <w:rFonts w:hint="eastAsia"/>
          <w:b/>
        </w:rPr>
        <w:t>提交代码</w:t>
      </w:r>
      <w:r>
        <w:rPr>
          <w:rFonts w:hint="eastAsia"/>
          <w:b/>
        </w:rPr>
        <w:t>：</w:t>
      </w:r>
    </w:p>
    <w:p w14:paraId="3A5430AC" w14:textId="04763E89" w:rsidR="005A5059" w:rsidRDefault="005A5059" w:rsidP="005A5059">
      <w:r>
        <w:rPr>
          <w:noProof/>
        </w:rPr>
        <w:drawing>
          <wp:inline distT="0" distB="0" distL="0" distR="0" wp14:anchorId="40E45767" wp14:editId="766EE61F">
            <wp:extent cx="5274310" cy="15532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40FF" w14:textId="413183BF" w:rsidR="00386549" w:rsidRDefault="00386549" w:rsidP="005A5059">
      <w:r>
        <w:rPr>
          <w:noProof/>
        </w:rPr>
        <w:drawing>
          <wp:inline distT="0" distB="0" distL="0" distR="0" wp14:anchorId="3C808271" wp14:editId="29190DC2">
            <wp:extent cx="3600450" cy="2019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200A" w14:textId="7B6880BD" w:rsidR="00386549" w:rsidRDefault="00386549" w:rsidP="005A5059">
      <w:r>
        <w:rPr>
          <w:noProof/>
        </w:rPr>
        <w:drawing>
          <wp:inline distT="0" distB="0" distL="0" distR="0" wp14:anchorId="0FCB3735" wp14:editId="0211AEB8">
            <wp:extent cx="3771900" cy="16097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BFD5" w14:textId="1FE4C0F5" w:rsidR="00386549" w:rsidRDefault="00386549" w:rsidP="005A5059">
      <w:r>
        <w:rPr>
          <w:noProof/>
        </w:rPr>
        <w:lastRenderedPageBreak/>
        <w:drawing>
          <wp:inline distT="0" distB="0" distL="0" distR="0" wp14:anchorId="12D8A908" wp14:editId="5B2E7253">
            <wp:extent cx="5274310" cy="15462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3293" w14:textId="31B891EA" w:rsidR="00386549" w:rsidRDefault="00386549" w:rsidP="005A5059">
      <w:r>
        <w:rPr>
          <w:noProof/>
        </w:rPr>
        <w:drawing>
          <wp:inline distT="0" distB="0" distL="0" distR="0" wp14:anchorId="141F8F43" wp14:editId="19C7C4C0">
            <wp:extent cx="3438525" cy="17811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提交到本地仓库</w:t>
      </w:r>
    </w:p>
    <w:p w14:paraId="09EE132E" w14:textId="7EFF2C6D" w:rsidR="00386549" w:rsidRDefault="0039547A" w:rsidP="005A5059">
      <w:r>
        <w:rPr>
          <w:noProof/>
        </w:rPr>
        <w:drawing>
          <wp:inline distT="0" distB="0" distL="0" distR="0" wp14:anchorId="53053FA7" wp14:editId="0B67D293">
            <wp:extent cx="4819650" cy="2667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46E" w14:textId="3C364B28" w:rsidR="00386549" w:rsidRDefault="005A5059" w:rsidP="005A5059">
      <w:r>
        <w:rPr>
          <w:rFonts w:hint="eastAsia"/>
        </w:rPr>
        <w:t>点击</w:t>
      </w:r>
      <w:r w:rsidR="00386549">
        <w:rPr>
          <w:rFonts w:hint="eastAsia"/>
        </w:rPr>
        <w:t>对勾，提交代码</w:t>
      </w:r>
    </w:p>
    <w:p w14:paraId="6D5BF323" w14:textId="768653A3" w:rsidR="005A5059" w:rsidRPr="00173DD8" w:rsidRDefault="005A5059" w:rsidP="005A5059">
      <w:pPr>
        <w:rPr>
          <w:b/>
        </w:rPr>
      </w:pPr>
      <w:r w:rsidRPr="008C57B0">
        <w:rPr>
          <w:rFonts w:hint="eastAsia"/>
          <w:b/>
        </w:rPr>
        <w:t>创建分支：</w:t>
      </w:r>
    </w:p>
    <w:p w14:paraId="7B8B8623" w14:textId="390B54CB" w:rsidR="005A5059" w:rsidRDefault="00D1418B" w:rsidP="005A5059">
      <w:r>
        <w:rPr>
          <w:noProof/>
        </w:rPr>
        <w:drawing>
          <wp:inline distT="0" distB="0" distL="0" distR="0" wp14:anchorId="02C0CA7D" wp14:editId="5190CCE2">
            <wp:extent cx="5274310" cy="9461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ADA8" w14:textId="17F15A8D" w:rsidR="00173DD8" w:rsidRDefault="00974CC7" w:rsidP="005A5059">
      <w:r>
        <w:rPr>
          <w:noProof/>
        </w:rPr>
        <w:drawing>
          <wp:inline distT="0" distB="0" distL="0" distR="0" wp14:anchorId="212B9E14" wp14:editId="43F5C6F6">
            <wp:extent cx="5274310" cy="702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F9CE" w14:textId="04A859B5" w:rsidR="005A5059" w:rsidRDefault="005A5059" w:rsidP="005A5059">
      <w:pPr>
        <w:rPr>
          <w:b/>
        </w:rPr>
      </w:pPr>
      <w:r w:rsidRPr="008C57B0">
        <w:rPr>
          <w:rFonts w:hint="eastAsia"/>
          <w:b/>
        </w:rPr>
        <w:t>切换分支：</w:t>
      </w:r>
    </w:p>
    <w:p w14:paraId="49863411" w14:textId="7576997B" w:rsidR="002E042E" w:rsidRDefault="002E042E" w:rsidP="005A505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BC2CD7" wp14:editId="1AB38EB6">
            <wp:extent cx="5274310" cy="10566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AD1" w14:textId="668DF41D" w:rsidR="002E042E" w:rsidRPr="008C57B0" w:rsidRDefault="002E042E" w:rsidP="005A5059">
      <w:pPr>
        <w:rPr>
          <w:b/>
        </w:rPr>
      </w:pPr>
      <w:r>
        <w:rPr>
          <w:noProof/>
        </w:rPr>
        <w:drawing>
          <wp:inline distT="0" distB="0" distL="0" distR="0" wp14:anchorId="6EDAF16C" wp14:editId="7054112B">
            <wp:extent cx="5274310" cy="16325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B39" w14:textId="2C617C2F" w:rsidR="005A5059" w:rsidRPr="008C57B0" w:rsidRDefault="005A5059" w:rsidP="005A5059">
      <w:pPr>
        <w:rPr>
          <w:b/>
        </w:rPr>
      </w:pPr>
      <w:r w:rsidRPr="008C57B0">
        <w:rPr>
          <w:rFonts w:hint="eastAsia"/>
          <w:b/>
        </w:rPr>
        <w:t>删除分支：</w:t>
      </w:r>
    </w:p>
    <w:p w14:paraId="7B30B409" w14:textId="77777777" w:rsidR="008C4800" w:rsidRDefault="008C4800" w:rsidP="005A5059">
      <w:pPr>
        <w:rPr>
          <w:b/>
        </w:rPr>
      </w:pPr>
      <w:r>
        <w:rPr>
          <w:noProof/>
        </w:rPr>
        <w:drawing>
          <wp:inline distT="0" distB="0" distL="0" distR="0" wp14:anchorId="59B9F8F2" wp14:editId="0133E171">
            <wp:extent cx="5274310" cy="11220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10C3" w14:textId="39669D8B" w:rsidR="005A5059" w:rsidRDefault="008C4800" w:rsidP="00D1418B">
      <w:r>
        <w:rPr>
          <w:noProof/>
        </w:rPr>
        <w:drawing>
          <wp:inline distT="0" distB="0" distL="0" distR="0" wp14:anchorId="50482BC7" wp14:editId="0CF1620D">
            <wp:extent cx="5274310" cy="8978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18B">
        <w:t xml:space="preserve"> </w:t>
      </w:r>
    </w:p>
    <w:p w14:paraId="447DDE1C" w14:textId="234B473E" w:rsidR="005A5059" w:rsidRDefault="005A5059" w:rsidP="005A5059">
      <w:pPr>
        <w:rPr>
          <w:b/>
        </w:rPr>
      </w:pPr>
      <w:r w:rsidRPr="008C57B0">
        <w:rPr>
          <w:rFonts w:hint="eastAsia"/>
          <w:b/>
        </w:rPr>
        <w:t>合并分支：</w:t>
      </w:r>
    </w:p>
    <w:p w14:paraId="19F8EA0C" w14:textId="360987D8" w:rsidR="008C4800" w:rsidRPr="008C57B0" w:rsidRDefault="008C4800" w:rsidP="005A5059">
      <w:pPr>
        <w:rPr>
          <w:b/>
        </w:rPr>
      </w:pPr>
      <w:r>
        <w:rPr>
          <w:noProof/>
        </w:rPr>
        <w:drawing>
          <wp:inline distT="0" distB="0" distL="0" distR="0" wp14:anchorId="26AD40C3" wp14:editId="01E070A7">
            <wp:extent cx="5274310" cy="10445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45B6" w14:textId="5F21FE16" w:rsidR="008C4800" w:rsidRDefault="008C4800" w:rsidP="005A5059">
      <w:r>
        <w:rPr>
          <w:noProof/>
        </w:rPr>
        <w:drawing>
          <wp:inline distT="0" distB="0" distL="0" distR="0" wp14:anchorId="361D6F21" wp14:editId="25810ED5">
            <wp:extent cx="5274310" cy="13563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448" w14:textId="77777777" w:rsidR="008C4800" w:rsidRDefault="008C4800" w:rsidP="005A5059">
      <w:pPr>
        <w:rPr>
          <w:b/>
        </w:rPr>
      </w:pPr>
    </w:p>
    <w:p w14:paraId="60323F47" w14:textId="77777777" w:rsidR="008C4800" w:rsidRDefault="008C4800" w:rsidP="005A5059">
      <w:pPr>
        <w:rPr>
          <w:b/>
        </w:rPr>
      </w:pPr>
    </w:p>
    <w:p w14:paraId="132316A5" w14:textId="77777777" w:rsidR="008C4800" w:rsidRDefault="008C4800" w:rsidP="005A5059">
      <w:pPr>
        <w:rPr>
          <w:b/>
        </w:rPr>
      </w:pPr>
    </w:p>
    <w:p w14:paraId="4C10C229" w14:textId="02B27444" w:rsidR="005A5059" w:rsidRPr="008C57B0" w:rsidRDefault="005A5059" w:rsidP="005A5059">
      <w:pPr>
        <w:rPr>
          <w:b/>
        </w:rPr>
      </w:pPr>
      <w:r w:rsidRPr="008C57B0">
        <w:rPr>
          <w:rFonts w:hint="eastAsia"/>
          <w:b/>
        </w:rPr>
        <w:lastRenderedPageBreak/>
        <w:t>进入某个提交版本(两步按顺序进行</w:t>
      </w:r>
      <w:r w:rsidRPr="008C57B0">
        <w:rPr>
          <w:b/>
        </w:rPr>
        <w:t>)</w:t>
      </w:r>
      <w:r w:rsidRPr="008C57B0">
        <w:rPr>
          <w:rFonts w:hint="eastAsia"/>
          <w:b/>
        </w:rPr>
        <w:t>：</w:t>
      </w:r>
    </w:p>
    <w:p w14:paraId="39F57CA1" w14:textId="77777777" w:rsidR="005A5059" w:rsidRDefault="005A5059" w:rsidP="005A5059">
      <w:r>
        <w:t xml:space="preserve">$ git </w:t>
      </w:r>
      <w:r>
        <w:rPr>
          <w:rFonts w:hint="eastAsia"/>
        </w:rPr>
        <w:t>log</w:t>
      </w:r>
      <w:r>
        <w:t xml:space="preserve"> #</w:t>
      </w:r>
      <w:r>
        <w:rPr>
          <w:rFonts w:hint="eastAsia"/>
        </w:rPr>
        <w:t>查看需要进入的版本的hash值（4</w:t>
      </w:r>
      <w:r>
        <w:t>0</w:t>
      </w:r>
      <w:r>
        <w:rPr>
          <w:rFonts w:hint="eastAsia"/>
        </w:rPr>
        <w:t>位的1</w:t>
      </w:r>
      <w:r>
        <w:t>6</w:t>
      </w:r>
      <w:r>
        <w:rPr>
          <w:rFonts w:hint="eastAsia"/>
        </w:rPr>
        <w:t>进</w:t>
      </w:r>
      <w:proofErr w:type="gramStart"/>
      <w:r>
        <w:rPr>
          <w:rFonts w:hint="eastAsia"/>
        </w:rPr>
        <w:t>制数据</w:t>
      </w:r>
      <w:proofErr w:type="gramEnd"/>
      <w:r>
        <w:rPr>
          <w:rFonts w:hint="eastAsia"/>
        </w:rPr>
        <w:t>【0-</w:t>
      </w:r>
      <w:r>
        <w:t>9/a-f</w:t>
      </w:r>
      <w:r>
        <w:rPr>
          <w:rFonts w:hint="eastAsia"/>
        </w:rPr>
        <w:t>】）</w:t>
      </w:r>
    </w:p>
    <w:p w14:paraId="19BB0F3F" w14:textId="77777777" w:rsidR="005A5059" w:rsidRDefault="005A5059" w:rsidP="005A5059">
      <w:r>
        <w:rPr>
          <w:rFonts w:hint="eastAsia"/>
        </w:rPr>
        <w:t>$</w:t>
      </w:r>
      <w:r>
        <w:t xml:space="preserve"> git reset –hard </w:t>
      </w:r>
      <w:r>
        <w:rPr>
          <w:rFonts w:hint="eastAsia"/>
        </w:rPr>
        <w:t>那个版本的hash值 #</w:t>
      </w:r>
      <w:r>
        <w:t xml:space="preserve"> </w:t>
      </w:r>
      <w:r>
        <w:rPr>
          <w:rFonts w:hint="eastAsia"/>
        </w:rPr>
        <w:t>别忘了再切换回来</w:t>
      </w:r>
      <w:r>
        <w:t xml:space="preserve"> </w:t>
      </w:r>
    </w:p>
    <w:p w14:paraId="155A8DE8" w14:textId="77777777" w:rsidR="005A5059" w:rsidRDefault="005A5059" w:rsidP="00292809"/>
    <w:p w14:paraId="37C487C4" w14:textId="09994C37" w:rsidR="000642E6" w:rsidRDefault="000642E6" w:rsidP="00292809"/>
    <w:p w14:paraId="590D7D92" w14:textId="75972E97" w:rsidR="000642E6" w:rsidRDefault="000642E6" w:rsidP="00292809"/>
    <w:p w14:paraId="43E34DEB" w14:textId="0230FBFA" w:rsidR="000642E6" w:rsidRDefault="000642E6" w:rsidP="00292809"/>
    <w:p w14:paraId="2C3F63DD" w14:textId="16E6D80D" w:rsidR="000642E6" w:rsidRDefault="000642E6" w:rsidP="00292809"/>
    <w:p w14:paraId="30FB2F22" w14:textId="2F4BFEF9" w:rsidR="000642E6" w:rsidRDefault="000642E6" w:rsidP="00292809"/>
    <w:p w14:paraId="11816536" w14:textId="2C14786C" w:rsidR="000642E6" w:rsidRDefault="000642E6" w:rsidP="00292809"/>
    <w:p w14:paraId="285C9CBB" w14:textId="03F56F14" w:rsidR="000642E6" w:rsidRDefault="000642E6" w:rsidP="00292809"/>
    <w:p w14:paraId="79B30E21" w14:textId="65320D35" w:rsidR="000642E6" w:rsidRDefault="000642E6" w:rsidP="00292809"/>
    <w:p w14:paraId="4C31A8F5" w14:textId="77777777" w:rsidR="000642E6" w:rsidRDefault="000642E6" w:rsidP="00292809"/>
    <w:p w14:paraId="6175EFFA" w14:textId="208E53DB" w:rsidR="00292809" w:rsidRDefault="00292809" w:rsidP="00292809"/>
    <w:p w14:paraId="0F33B6C1" w14:textId="0FA26CC6" w:rsidR="00292809" w:rsidRDefault="00292809" w:rsidP="00292809"/>
    <w:p w14:paraId="6533AECF" w14:textId="6E85A925" w:rsidR="00292809" w:rsidRDefault="00292809" w:rsidP="00292809"/>
    <w:p w14:paraId="18B6EB40" w14:textId="528FB21D" w:rsidR="00292809" w:rsidRDefault="00292809" w:rsidP="00292809"/>
    <w:p w14:paraId="6DB0E60A" w14:textId="7363D380" w:rsidR="00292809" w:rsidRDefault="00292809" w:rsidP="00292809"/>
    <w:p w14:paraId="57B5C990" w14:textId="0706B129" w:rsidR="00292809" w:rsidRDefault="00292809" w:rsidP="00292809"/>
    <w:p w14:paraId="26C73914" w14:textId="51F693C8" w:rsidR="00292809" w:rsidRDefault="00292809" w:rsidP="00292809"/>
    <w:p w14:paraId="7B904C4D" w14:textId="006C15DA" w:rsidR="00292809" w:rsidRDefault="00292809" w:rsidP="00292809"/>
    <w:p w14:paraId="4D8EEBE4" w14:textId="777FB0CA" w:rsidR="00292809" w:rsidRDefault="00292809" w:rsidP="00292809"/>
    <w:p w14:paraId="78AE2DB7" w14:textId="005645E5" w:rsidR="00292809" w:rsidRDefault="00292809" w:rsidP="00292809"/>
    <w:p w14:paraId="08C41CB7" w14:textId="77777777" w:rsidR="00292809" w:rsidRPr="00292809" w:rsidRDefault="00292809" w:rsidP="00292809"/>
    <w:p w14:paraId="6300A797" w14:textId="01100375" w:rsidR="00944B29" w:rsidRPr="008C57B0" w:rsidRDefault="008D578A" w:rsidP="008C57B0">
      <w:pPr>
        <w:pStyle w:val="1"/>
      </w:pPr>
      <w:bookmarkStart w:id="25" w:name="_Toc529429629"/>
      <w:r w:rsidRPr="008C57B0">
        <w:t>G</w:t>
      </w:r>
      <w:r w:rsidRPr="008C57B0">
        <w:rPr>
          <w:rFonts w:hint="eastAsia"/>
        </w:rPr>
        <w:t>it</w:t>
      </w:r>
      <w:r w:rsidRPr="008C57B0">
        <w:t xml:space="preserve"> commit</w:t>
      </w:r>
      <w:r w:rsidRPr="008C57B0">
        <w:rPr>
          <w:rFonts w:hint="eastAsia"/>
        </w:rPr>
        <w:t>规范</w:t>
      </w:r>
      <w:r w:rsidRPr="008C57B0">
        <w:t>:</w:t>
      </w:r>
      <w:bookmarkEnd w:id="25"/>
    </w:p>
    <w:p w14:paraId="5E615620" w14:textId="2807810B" w:rsidR="008D578A" w:rsidRDefault="00456EC8">
      <w:r>
        <w:rPr>
          <w:rFonts w:hint="eastAsia"/>
        </w:rPr>
        <w:t>一般写法：</w:t>
      </w:r>
    </w:p>
    <w:p w14:paraId="42EE3AE5" w14:textId="74CFDE7F" w:rsidR="00456EC8" w:rsidRDefault="00456EC8">
      <w:r>
        <w:rPr>
          <w:rFonts w:hint="eastAsia"/>
        </w:rPr>
        <w:t>$</w:t>
      </w:r>
      <w:r>
        <w:t xml:space="preserve"> git commit -m “</w:t>
      </w:r>
      <w:r>
        <w:rPr>
          <w:rFonts w:hint="eastAsia"/>
        </w:rPr>
        <w:t>我今天做了什么事情</w:t>
      </w:r>
      <w:r>
        <w:t xml:space="preserve">” </w:t>
      </w:r>
    </w:p>
    <w:p w14:paraId="65979D7A" w14:textId="235F1AA6" w:rsidR="00456EC8" w:rsidRDefault="00456EC8">
      <w:r>
        <w:rPr>
          <w:rFonts w:hint="eastAsia"/>
        </w:rPr>
        <w:t>缺点：不知道我没什么这样改，不知道</w:t>
      </w:r>
      <w:r w:rsidR="008C57B0">
        <w:rPr>
          <w:rFonts w:hint="eastAsia"/>
        </w:rPr>
        <w:t>具体</w:t>
      </w:r>
      <w:r>
        <w:rPr>
          <w:rFonts w:hint="eastAsia"/>
        </w:rPr>
        <w:t>改了哪些东西，会对代码有哪些影响。</w:t>
      </w:r>
    </w:p>
    <w:p w14:paraId="50063B06" w14:textId="3E21C26C" w:rsidR="00456EC8" w:rsidRDefault="00456EC8"/>
    <w:p w14:paraId="6008BA72" w14:textId="536F5858" w:rsidR="00456EC8" w:rsidRDefault="00456EC8">
      <w:r>
        <w:rPr>
          <w:rFonts w:hint="eastAsia"/>
        </w:rPr>
        <w:t>格式化的commit</w:t>
      </w:r>
      <w:r>
        <w:t xml:space="preserve"> message</w:t>
      </w:r>
      <w:r w:rsidR="008C57B0">
        <w:rPr>
          <w:rFonts w:hint="eastAsia"/>
        </w:rPr>
        <w:t>（公司严格要求）</w:t>
      </w:r>
      <w:r>
        <w:rPr>
          <w:rFonts w:hint="eastAsia"/>
        </w:rPr>
        <w:t>：</w:t>
      </w:r>
    </w:p>
    <w:p w14:paraId="302C7CEE" w14:textId="2264CBFB" w:rsidR="00456EC8" w:rsidRDefault="00456EC8">
      <w:r>
        <w:rPr>
          <w:rFonts w:hint="eastAsia"/>
        </w:rPr>
        <w:t>格式如下：</w:t>
      </w:r>
    </w:p>
    <w:p w14:paraId="32955EA4" w14:textId="4678D765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He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ader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部分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: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type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  <w:r w:rsidRPr="00456EC8">
        <w:rPr>
          <w:rFonts w:ascii="Courier New" w:eastAsia="宋体" w:hAnsi="Courier New" w:cs="Courier New"/>
          <w:color w:val="999999"/>
          <w:spacing w:val="-2"/>
          <w:kern w:val="0"/>
          <w:sz w:val="18"/>
          <w:szCs w:val="18"/>
          <w:bdr w:val="none" w:sz="0" w:space="0" w:color="auto" w:frame="1"/>
        </w:rPr>
        <w:t>(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scope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  <w:r w:rsidRPr="00456EC8">
        <w:rPr>
          <w:rFonts w:ascii="Courier New" w:eastAsia="宋体" w:hAnsi="Courier New" w:cs="Courier New"/>
          <w:color w:val="999999"/>
          <w:spacing w:val="-2"/>
          <w:kern w:val="0"/>
          <w:sz w:val="18"/>
          <w:szCs w:val="18"/>
          <w:bdr w:val="none" w:sz="0" w:space="0" w:color="auto" w:frame="1"/>
        </w:rPr>
        <w:t>):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subject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</w:p>
    <w:p w14:paraId="275C7EBD" w14:textId="77777777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//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空一行</w:t>
      </w:r>
    </w:p>
    <w:p w14:paraId="2276E53D" w14:textId="3B5F3639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B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ody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部分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: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body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</w:p>
    <w:p w14:paraId="46452110" w14:textId="77777777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//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空一行</w:t>
      </w:r>
    </w:p>
    <w:p w14:paraId="65123CB9" w14:textId="5FDBAC9A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5"/>
          <w:szCs w:val="15"/>
        </w:rPr>
      </w:pP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Foo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ter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部分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: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footer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</w:p>
    <w:p w14:paraId="0FF21236" w14:textId="63DC3310" w:rsidR="00456EC8" w:rsidRDefault="00456EC8"/>
    <w:p w14:paraId="119FDB69" w14:textId="51AD0AC0" w:rsidR="00456EC8" w:rsidRDefault="00741294">
      <w:r w:rsidRPr="008C57B0">
        <w:rPr>
          <w:rFonts w:hint="eastAsia"/>
          <w:b/>
        </w:rPr>
        <w:t>Hea</w:t>
      </w:r>
      <w:r w:rsidRPr="008C57B0">
        <w:rPr>
          <w:b/>
        </w:rPr>
        <w:t>der</w:t>
      </w:r>
      <w:r>
        <w:rPr>
          <w:rFonts w:hint="eastAsia"/>
        </w:rPr>
        <w:t>：</w:t>
      </w:r>
      <w:r w:rsidR="00DB4305">
        <w:rPr>
          <w:rFonts w:hint="eastAsia"/>
        </w:rPr>
        <w:t>大致描述（简洁扼要）</w:t>
      </w:r>
    </w:p>
    <w:p w14:paraId="7C95C735" w14:textId="5E1FBC1C" w:rsidR="00741294" w:rsidRDefault="00741294">
      <w:r>
        <w:tab/>
      </w:r>
      <w:r w:rsidRPr="008C57B0">
        <w:rPr>
          <w:i/>
        </w:rPr>
        <w:t>t</w:t>
      </w:r>
      <w:r w:rsidRPr="008C57B0">
        <w:rPr>
          <w:rFonts w:hint="eastAsia"/>
          <w:i/>
        </w:rPr>
        <w:t>ype</w:t>
      </w:r>
      <w:r w:rsidRPr="008C57B0">
        <w:rPr>
          <w:i/>
        </w:rPr>
        <w:t>:</w:t>
      </w:r>
      <w:r w:rsidRPr="00741294">
        <w:t xml:space="preserve"> 用于说明commit的类别，只允许使用下面</w:t>
      </w:r>
      <w:r w:rsidR="006B0472">
        <w:t>8</w:t>
      </w:r>
      <w:r w:rsidRPr="00741294">
        <w:t>个标识。</w:t>
      </w:r>
    </w:p>
    <w:p w14:paraId="12FE639D" w14:textId="704533D1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feat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开发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新功能（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feature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）</w:t>
      </w:r>
    </w:p>
    <w:p w14:paraId="44403A21" w14:textId="77777777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lastRenderedPageBreak/>
        <w:t>fix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：修补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bug</w:t>
      </w:r>
    </w:p>
    <w:p w14:paraId="6F02D163" w14:textId="7A38CE09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docs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：文档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修改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（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documentation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）</w:t>
      </w:r>
    </w:p>
    <w:p w14:paraId="5A27B527" w14:textId="4DD4EB34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style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c</w:t>
      </w:r>
      <w:r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o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de</w:t>
      </w:r>
      <w:r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 xml:space="preserve"> review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时修改代码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格式（不影响代码运行的变动）</w:t>
      </w:r>
    </w:p>
    <w:p w14:paraId="405D927A" w14:textId="77777777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refactor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：重构（即不是新增功能，也不是修改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bug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的代码变动）</w:t>
      </w:r>
    </w:p>
    <w:p w14:paraId="60C92F14" w14:textId="6E9E47A7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test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：增加</w:t>
      </w:r>
      <w:r w:rsidR="002A398C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缺少的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测试</w:t>
      </w:r>
      <w:r w:rsidR="002A398C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或者纠正已有的测试</w:t>
      </w:r>
    </w:p>
    <w:p w14:paraId="24C2C178" w14:textId="19A40CF4" w:rsidR="00DB4305" w:rsidRDefault="00741294" w:rsidP="006B0472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chore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：构建过程或辅助工具的变动</w:t>
      </w:r>
    </w:p>
    <w:p w14:paraId="7A75F66B" w14:textId="65AD98C1" w:rsidR="002A398C" w:rsidRPr="0060022A" w:rsidRDefault="00E739B8" w:rsidP="0060022A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p</w:t>
      </w:r>
      <w:r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 xml:space="preserve">erf: </w:t>
      </w:r>
      <w:r w:rsidR="002A398C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改变代码用来提升性能</w:t>
      </w:r>
      <w:r w:rsidR="004132CF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 xml:space="preserve"> </w:t>
      </w:r>
    </w:p>
    <w:p w14:paraId="19CCE0E3" w14:textId="164AF84D" w:rsidR="00456EC8" w:rsidRDefault="00741294" w:rsidP="00741294">
      <w:pPr>
        <w:ind w:firstLine="420"/>
      </w:pPr>
      <w:r w:rsidRPr="00741294">
        <w:rPr>
          <w:rFonts w:hint="eastAsia"/>
        </w:rPr>
        <w:t>如果</w:t>
      </w:r>
      <w:r w:rsidRPr="00741294">
        <w:t>type为feat和fix，则该 commit 将肯定出现在 Change log 之中。其他情况（docs、chore、style、refactor、test）由你决定，要不要放入 Change log，建议是不要。</w:t>
      </w:r>
    </w:p>
    <w:p w14:paraId="6C02AFDE" w14:textId="77777777" w:rsidR="00456EC8" w:rsidRDefault="00456EC8"/>
    <w:p w14:paraId="0571BE08" w14:textId="75D50AEF" w:rsidR="00741294" w:rsidRDefault="00741294">
      <w:r>
        <w:tab/>
      </w:r>
      <w:r w:rsidRPr="008C57B0">
        <w:rPr>
          <w:i/>
        </w:rPr>
        <w:t>scope:</w:t>
      </w:r>
      <w:r w:rsidRPr="008C57B0">
        <w:rPr>
          <w:rFonts w:hint="eastAsia"/>
          <w:i/>
        </w:rPr>
        <w:t xml:space="preserve"> </w:t>
      </w:r>
      <w:r w:rsidRPr="00741294">
        <w:rPr>
          <w:rFonts w:hint="eastAsia"/>
        </w:rPr>
        <w:t>用于说明</w:t>
      </w:r>
      <w:r w:rsidRPr="00741294">
        <w:t xml:space="preserve"> commit 影响的范围，比如数据层、控制层、视图层等等，视项目不同而不同。</w:t>
      </w:r>
      <w:r>
        <w:rPr>
          <w:rFonts w:hint="eastAsia"/>
        </w:rPr>
        <w:t>如：</w:t>
      </w:r>
      <w:r w:rsidRPr="00741294">
        <w:t>$location, $browser, $compile, $</w:t>
      </w:r>
      <w:proofErr w:type="spellStart"/>
      <w:r w:rsidRPr="00741294">
        <w:t>rootScope</w:t>
      </w:r>
      <w:proofErr w:type="spellEnd"/>
      <w:r w:rsidRPr="00741294">
        <w:t xml:space="preserve">, </w:t>
      </w:r>
      <w:proofErr w:type="spellStart"/>
      <w:r w:rsidRPr="00741294">
        <w:t>ngHref</w:t>
      </w:r>
      <w:proofErr w:type="spellEnd"/>
      <w:r w:rsidRPr="00741294">
        <w:t xml:space="preserve">, </w:t>
      </w:r>
      <w:proofErr w:type="spellStart"/>
      <w:r w:rsidRPr="00741294">
        <w:t>ngClick</w:t>
      </w:r>
      <w:proofErr w:type="spellEnd"/>
      <w:r w:rsidRPr="00741294">
        <w:t xml:space="preserve">, </w:t>
      </w:r>
      <w:proofErr w:type="spellStart"/>
      <w:r w:rsidRPr="00741294">
        <w:t>ngView</w:t>
      </w:r>
      <w:proofErr w:type="spellEnd"/>
      <w:r w:rsidRPr="00741294">
        <w:t>, etc...</w:t>
      </w:r>
    </w:p>
    <w:p w14:paraId="1BEB1796" w14:textId="5F6D57F1" w:rsidR="00741294" w:rsidRDefault="00741294">
      <w:r>
        <w:tab/>
      </w:r>
      <w:r w:rsidRPr="008C57B0">
        <w:rPr>
          <w:i/>
        </w:rPr>
        <w:t>subject:</w:t>
      </w:r>
      <w:r w:rsidRPr="00741294">
        <w:rPr>
          <w:rFonts w:hint="eastAsia"/>
        </w:rPr>
        <w:t xml:space="preserve"> 是</w:t>
      </w:r>
      <w:r w:rsidRPr="00741294">
        <w:t xml:space="preserve"> commit 目的的简短描述，不超过50个字符。</w:t>
      </w:r>
    </w:p>
    <w:p w14:paraId="00D3B05E" w14:textId="5B939C7D" w:rsidR="00DB4305" w:rsidRDefault="00DB4305">
      <w:r>
        <w:tab/>
      </w:r>
      <w:r>
        <w:tab/>
      </w:r>
      <w:r>
        <w:rPr>
          <w:rFonts w:hint="eastAsia"/>
        </w:rPr>
        <w:t>注意点：</w:t>
      </w:r>
    </w:p>
    <w:p w14:paraId="6D97E4F1" w14:textId="77777777" w:rsidR="00741294" w:rsidRPr="00741294" w:rsidRDefault="00741294" w:rsidP="00741294">
      <w:pPr>
        <w:widowControl/>
        <w:numPr>
          <w:ilvl w:val="0"/>
          <w:numId w:val="3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以动词开头，使用第一人称现在时，比如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change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，而不是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changed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或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changes</w:t>
      </w:r>
    </w:p>
    <w:p w14:paraId="7736E16A" w14:textId="77777777" w:rsidR="00741294" w:rsidRPr="00741294" w:rsidRDefault="00741294" w:rsidP="00741294">
      <w:pPr>
        <w:widowControl/>
        <w:numPr>
          <w:ilvl w:val="0"/>
          <w:numId w:val="3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第一个字母小写</w:t>
      </w:r>
    </w:p>
    <w:p w14:paraId="0F72A70E" w14:textId="77777777" w:rsidR="00741294" w:rsidRPr="00741294" w:rsidRDefault="00741294" w:rsidP="00741294">
      <w:pPr>
        <w:widowControl/>
        <w:numPr>
          <w:ilvl w:val="0"/>
          <w:numId w:val="3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结尾不加句号（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.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）</w:t>
      </w:r>
    </w:p>
    <w:p w14:paraId="047EB9EF" w14:textId="2DCBC1C5" w:rsidR="00741294" w:rsidRDefault="00741294" w:rsidP="00741294">
      <w:r w:rsidRPr="008C57B0">
        <w:rPr>
          <w:rFonts w:hint="eastAsia"/>
          <w:b/>
        </w:rPr>
        <w:t>B</w:t>
      </w:r>
      <w:r w:rsidRPr="008C57B0">
        <w:rPr>
          <w:b/>
        </w:rPr>
        <w:t>ody:</w:t>
      </w:r>
      <w:r w:rsidR="00DB4305">
        <w:rPr>
          <w:rFonts w:hint="eastAsia"/>
        </w:rPr>
        <w:t>本次commit的详细描述，可以分为多行。如：</w:t>
      </w:r>
    </w:p>
    <w:p w14:paraId="51A8ECE3" w14:textId="3BBD9B3A" w:rsidR="00DB4305" w:rsidRDefault="00DB4305" w:rsidP="00DB4305">
      <w:pPr>
        <w:pStyle w:val="HTML"/>
        <w:shd w:val="clear" w:color="auto" w:fill="F5F2F0"/>
        <w:tabs>
          <w:tab w:val="clear" w:pos="916"/>
        </w:tabs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More detailed explanatory text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0077AA"/>
          <w:spacing w:val="-2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necessary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Wrap it to about </w:t>
      </w:r>
      <w:r>
        <w:rPr>
          <w:rStyle w:val="token"/>
          <w:rFonts w:ascii="Courier New" w:hAnsi="Courier New" w:cs="Courier New"/>
          <w:color w:val="990055"/>
          <w:spacing w:val="-2"/>
          <w:sz w:val="18"/>
          <w:szCs w:val="18"/>
          <w:bdr w:val="none" w:sz="0" w:space="0" w:color="auto" w:frame="1"/>
        </w:rPr>
        <w:t>72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characters or so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</w:p>
    <w:p w14:paraId="5894AA7D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5A5D5812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Further paragraphs come after blank lines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4A08A280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484EDAEC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token"/>
          <w:rFonts w:ascii="Courier New" w:hAnsi="Courier New" w:cs="Courier New"/>
          <w:color w:val="A67F59"/>
          <w:spacing w:val="-2"/>
          <w:sz w:val="18"/>
          <w:szCs w:val="18"/>
          <w:bdr w:val="none" w:sz="0" w:space="0" w:color="auto" w:frame="1"/>
        </w:rPr>
        <w:t>-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Bullet points are okay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too</w:t>
      </w:r>
    </w:p>
    <w:p w14:paraId="14316215" w14:textId="77777777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token"/>
          <w:rFonts w:ascii="Courier New" w:hAnsi="Courier New" w:cs="Courier New"/>
          <w:color w:val="A67F59"/>
          <w:spacing w:val="-2"/>
          <w:sz w:val="18"/>
          <w:szCs w:val="18"/>
          <w:bdr w:val="none" w:sz="0" w:space="0" w:color="auto" w:frame="1"/>
        </w:rPr>
        <w:t>-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Use a hanging indent</w:t>
      </w:r>
    </w:p>
    <w:p w14:paraId="68364961" w14:textId="77777777" w:rsidR="00DB4305" w:rsidRDefault="00DB4305" w:rsidP="00741294">
      <w:r>
        <w:tab/>
      </w:r>
      <w:r>
        <w:rPr>
          <w:rFonts w:hint="eastAsia"/>
        </w:rPr>
        <w:t>注意点：</w:t>
      </w:r>
    </w:p>
    <w:p w14:paraId="7CD56014" w14:textId="69AF4F6A" w:rsidR="00DB4305" w:rsidRDefault="00DB4305" w:rsidP="00DB4305">
      <w:pPr>
        <w:pStyle w:val="a6"/>
        <w:numPr>
          <w:ilvl w:val="0"/>
          <w:numId w:val="5"/>
        </w:numPr>
        <w:ind w:firstLineChars="0"/>
      </w:pPr>
      <w:r w:rsidRPr="00DB4305">
        <w:rPr>
          <w:rFonts w:hint="eastAsia"/>
        </w:rPr>
        <w:t>使用第一人称现在时，比如使用</w:t>
      </w:r>
      <w:r w:rsidRPr="00DB4305">
        <w:t>change而不是changed或changes。</w:t>
      </w:r>
    </w:p>
    <w:p w14:paraId="0586842E" w14:textId="000508B6" w:rsidR="00DB4305" w:rsidRDefault="00DB4305" w:rsidP="00DB4305">
      <w:pPr>
        <w:pStyle w:val="a6"/>
        <w:numPr>
          <w:ilvl w:val="0"/>
          <w:numId w:val="5"/>
        </w:numPr>
        <w:ind w:firstLineChars="0"/>
      </w:pPr>
      <w:r w:rsidRPr="00DB4305">
        <w:rPr>
          <w:rFonts w:hint="eastAsia"/>
        </w:rPr>
        <w:t>应该说明代码变动的动机，以及与以前行为的对比。</w:t>
      </w:r>
    </w:p>
    <w:p w14:paraId="69989D76" w14:textId="44029821" w:rsidR="00DB4305" w:rsidRDefault="00DB4305" w:rsidP="00741294">
      <w:r w:rsidRPr="008C57B0">
        <w:rPr>
          <w:rFonts w:hint="eastAsia"/>
          <w:b/>
        </w:rPr>
        <w:t>F</w:t>
      </w:r>
      <w:r w:rsidRPr="008C57B0">
        <w:rPr>
          <w:b/>
        </w:rPr>
        <w:t>ooter</w:t>
      </w:r>
      <w:r>
        <w:t>:</w:t>
      </w:r>
      <w:r>
        <w:rPr>
          <w:rFonts w:hint="eastAsia"/>
        </w:rPr>
        <w:t>只有两种情况时使用</w:t>
      </w:r>
    </w:p>
    <w:p w14:paraId="32931177" w14:textId="2AB109DA" w:rsidR="00DB4305" w:rsidRDefault="00DB4305" w:rsidP="00741294">
      <w:r>
        <w:tab/>
      </w:r>
      <w:r>
        <w:rPr>
          <w:rFonts w:hint="eastAsia"/>
        </w:rPr>
        <w:t>不兼容变动（</w:t>
      </w:r>
      <w:r w:rsidRPr="00DB4305">
        <w:t>Breaking changes</w:t>
      </w:r>
      <w:r>
        <w:rPr>
          <w:rFonts w:hint="eastAsia"/>
        </w:rPr>
        <w:t>）：</w:t>
      </w:r>
      <w:r w:rsidRPr="00DB4305">
        <w:rPr>
          <w:rFonts w:hint="eastAsia"/>
        </w:rPr>
        <w:t>如果当前代码与上一个版本不兼容，则</w:t>
      </w:r>
      <w:r w:rsidRPr="00DB4305">
        <w:t xml:space="preserve"> Footer 部分以BREAKING CHANGE开头，后面是对变动的描述、以及变动理由和迁移方法。</w:t>
      </w:r>
      <w:r>
        <w:rPr>
          <w:rFonts w:hint="eastAsia"/>
        </w:rPr>
        <w:t>如;</w:t>
      </w:r>
    </w:p>
    <w:p w14:paraId="6EBA9B9F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BREAKING CHANGE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isolate scope bindings definition has changed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07F11F5F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484D35AF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To migrate the </w:t>
      </w:r>
      <w:proofErr w:type="gram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code</w:t>
      </w:r>
      <w:proofErr w:type="gramEnd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follow the example below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</w:p>
    <w:p w14:paraId="551160ED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16C04296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Before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</w:p>
    <w:p w14:paraId="68C729D7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3B9D0388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scope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{</w:t>
      </w:r>
    </w:p>
    <w:p w14:paraId="119D5DDD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myAttr</w:t>
      </w:r>
      <w:proofErr w:type="spellEnd"/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'attribute'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</w:p>
    <w:p w14:paraId="5D269883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}</w:t>
      </w:r>
    </w:p>
    <w:p w14:paraId="2CB5C065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53A29E42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After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</w:p>
    <w:p w14:paraId="209E3354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7023DFD3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scope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{</w:t>
      </w:r>
    </w:p>
    <w:p w14:paraId="2B4E9857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myAttr</w:t>
      </w:r>
      <w:proofErr w:type="spellEnd"/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'@'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</w:p>
    <w:p w14:paraId="013710A9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}</w:t>
      </w:r>
    </w:p>
    <w:p w14:paraId="3886C8B6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25CEB321" w14:textId="77777777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The removed `inject` wasn't </w:t>
      </w:r>
      <w:proofErr w:type="spell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generaly</w:t>
      </w:r>
      <w:proofErr w:type="spellEnd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useful </w:t>
      </w:r>
      <w:r>
        <w:rPr>
          <w:rStyle w:val="token"/>
          <w:rFonts w:ascii="Courier New" w:hAnsi="Courier New" w:cs="Courier New"/>
          <w:color w:val="0077AA"/>
          <w:spacing w:val="-2"/>
          <w:sz w:val="18"/>
          <w:szCs w:val="18"/>
          <w:bdr w:val="none" w:sz="0" w:space="0" w:color="auto" w:frame="1"/>
        </w:rPr>
        <w:t>for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directives so there should be no code using it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64D3B7FA" w14:textId="77777777" w:rsidR="00DB4305" w:rsidRDefault="00DB4305" w:rsidP="00741294"/>
    <w:p w14:paraId="6ED904C2" w14:textId="1DF5C11D" w:rsidR="008D578A" w:rsidRDefault="00DB4305">
      <w:r>
        <w:tab/>
      </w:r>
      <w:r>
        <w:rPr>
          <w:rFonts w:hint="eastAsia"/>
        </w:rPr>
        <w:t>关闭B</w:t>
      </w:r>
      <w:r>
        <w:t>UG:</w:t>
      </w:r>
      <w:r w:rsidRPr="00DB4305">
        <w:rPr>
          <w:rFonts w:hint="eastAsia"/>
        </w:rPr>
        <w:t>如果当前</w:t>
      </w:r>
      <w:r w:rsidRPr="00DB4305">
        <w:t xml:space="preserve"> commit 针对某个bug，那么可以在 Footer 部分关闭这个 bug。</w:t>
      </w:r>
      <w:r>
        <w:rPr>
          <w:rFonts w:hint="eastAsia"/>
        </w:rPr>
        <w:t>如：</w:t>
      </w:r>
    </w:p>
    <w:p w14:paraId="12B1E194" w14:textId="02A2D9BE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Closes </w:t>
      </w:r>
      <w:r>
        <w:rPr>
          <w:rStyle w:val="token"/>
          <w:rFonts w:ascii="Courier New" w:hAnsi="Courier New" w:cs="Courier New"/>
          <w:color w:val="708090"/>
          <w:spacing w:val="-2"/>
          <w:sz w:val="18"/>
          <w:szCs w:val="18"/>
          <w:bdr w:val="none" w:sz="0" w:space="0" w:color="auto" w:frame="1"/>
        </w:rPr>
        <w:t xml:space="preserve">#234  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#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关闭一个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bug</w:t>
      </w:r>
    </w:p>
    <w:p w14:paraId="45461DA0" w14:textId="331235BC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Closes </w:t>
      </w:r>
      <w:r>
        <w:rPr>
          <w:rStyle w:val="token"/>
          <w:rFonts w:ascii="Courier New" w:hAnsi="Courier New" w:cs="Courier New"/>
          <w:color w:val="708090"/>
          <w:spacing w:val="-2"/>
          <w:sz w:val="18"/>
          <w:szCs w:val="18"/>
          <w:bdr w:val="none" w:sz="0" w:space="0" w:color="auto" w:frame="1"/>
        </w:rPr>
        <w:t>#123, #245, #992 #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关闭多个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bug</w:t>
      </w:r>
    </w:p>
    <w:p w14:paraId="7296686C" w14:textId="719D058D" w:rsidR="008D578A" w:rsidRDefault="008D578A"/>
    <w:p w14:paraId="2FEAED68" w14:textId="77777777" w:rsidR="008C57B0" w:rsidRDefault="008C57B0"/>
    <w:p w14:paraId="6494353A" w14:textId="6416D475" w:rsidR="008D578A" w:rsidRDefault="006B0472">
      <w:r w:rsidRPr="008C57B0">
        <w:rPr>
          <w:rFonts w:hint="eastAsia"/>
          <w:b/>
        </w:rPr>
        <w:t>R</w:t>
      </w:r>
      <w:r w:rsidRPr="008C57B0">
        <w:rPr>
          <w:b/>
        </w:rPr>
        <w:t>evert:</w:t>
      </w:r>
      <w:r w:rsidRPr="006B0472">
        <w:rPr>
          <w:rFonts w:hint="eastAsia"/>
        </w:rPr>
        <w:t xml:space="preserve"> 如果当前</w:t>
      </w:r>
      <w:r w:rsidRPr="006B0472">
        <w:t xml:space="preserve"> commit 用于撤销以前的 commit，则必须以revert:开头，后面跟着被撤销 Commit 的 Header。</w:t>
      </w:r>
      <w:r>
        <w:rPr>
          <w:rFonts w:hint="eastAsia"/>
        </w:rPr>
        <w:t>如：</w:t>
      </w:r>
    </w:p>
    <w:p w14:paraId="2D0B4F20" w14:textId="77777777" w:rsidR="006B0472" w:rsidRDefault="006B0472" w:rsidP="006B0472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revert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111111"/>
          <w:spacing w:val="-2"/>
          <w:sz w:val="18"/>
          <w:szCs w:val="18"/>
          <w:bdr w:val="none" w:sz="0" w:space="0" w:color="auto" w:frame="1"/>
        </w:rPr>
        <w:t>feat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(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pencil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):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add </w:t>
      </w:r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graphiteWidth</w:t>
      </w:r>
      <w:proofErr w:type="spellEnd"/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option</w:t>
      </w:r>
    </w:p>
    <w:p w14:paraId="25E75791" w14:textId="77777777" w:rsidR="006B0472" w:rsidRDefault="006B0472" w:rsidP="006B0472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37172075" w14:textId="77777777" w:rsidR="006B0472" w:rsidRDefault="006B0472" w:rsidP="006B0472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This reverts commit 667ecc1654a317a13331b17617d973392f415f02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5AE17866" w14:textId="42155E17" w:rsidR="006B0472" w:rsidRDefault="006B0472">
      <w:r w:rsidRPr="006B0472">
        <w:t>Body部分的格式是固定的，必须写成This reverts commit &amp;</w:t>
      </w:r>
      <w:proofErr w:type="spellStart"/>
      <w:r w:rsidRPr="006B0472">
        <w:t>lt;hash</w:t>
      </w:r>
      <w:proofErr w:type="spellEnd"/>
      <w:proofErr w:type="gramStart"/>
      <w:r w:rsidRPr="006B0472">
        <w:t>&gt;.，</w:t>
      </w:r>
      <w:proofErr w:type="gramEnd"/>
      <w:r w:rsidRPr="006B0472">
        <w:t>其中的hash是被撤销 commit 的 SHA 标识符</w:t>
      </w:r>
    </w:p>
    <w:p w14:paraId="180DE0FE" w14:textId="62A279EF" w:rsidR="008D578A" w:rsidRDefault="008D578A"/>
    <w:p w14:paraId="0E2CA6C9" w14:textId="62072224" w:rsidR="008C57B0" w:rsidRDefault="008C57B0"/>
    <w:p w14:paraId="46B5B6F7" w14:textId="2264942E" w:rsidR="008C57B0" w:rsidRDefault="008C57B0"/>
    <w:p w14:paraId="07956508" w14:textId="09519FDA" w:rsidR="00907987" w:rsidRDefault="00907987"/>
    <w:p w14:paraId="1B6E2DAA" w14:textId="4A18647A" w:rsidR="00907987" w:rsidDel="00244DAD" w:rsidRDefault="00907987">
      <w:pPr>
        <w:rPr>
          <w:del w:id="26" w:author="ZZ Andor" w:date="2018-11-13T09:08:00Z"/>
        </w:rPr>
      </w:pPr>
    </w:p>
    <w:p w14:paraId="24D37B08" w14:textId="68C9EF94" w:rsidR="00907987" w:rsidDel="00244DAD" w:rsidRDefault="00907987">
      <w:pPr>
        <w:rPr>
          <w:del w:id="27" w:author="ZZ Andor" w:date="2018-11-13T09:08:00Z"/>
        </w:rPr>
      </w:pPr>
    </w:p>
    <w:p w14:paraId="25F8F428" w14:textId="553A6DC5" w:rsidR="00907987" w:rsidDel="00244DAD" w:rsidRDefault="00907987">
      <w:pPr>
        <w:rPr>
          <w:del w:id="28" w:author="ZZ Andor" w:date="2018-11-13T09:08:00Z"/>
        </w:rPr>
      </w:pPr>
    </w:p>
    <w:p w14:paraId="3D920512" w14:textId="5F3147E6" w:rsidR="00907987" w:rsidDel="00244DAD" w:rsidRDefault="00907987">
      <w:pPr>
        <w:rPr>
          <w:del w:id="29" w:author="ZZ Andor" w:date="2018-11-13T09:08:00Z"/>
        </w:rPr>
      </w:pPr>
    </w:p>
    <w:p w14:paraId="00A020F8" w14:textId="5BEAD971" w:rsidR="00907987" w:rsidDel="00244DAD" w:rsidRDefault="00907987">
      <w:pPr>
        <w:rPr>
          <w:del w:id="30" w:author="ZZ Andor" w:date="2018-11-13T09:08:00Z"/>
        </w:rPr>
      </w:pPr>
    </w:p>
    <w:p w14:paraId="5BA4ADEC" w14:textId="50757C72" w:rsidR="00907987" w:rsidDel="00244DAD" w:rsidRDefault="00907987">
      <w:pPr>
        <w:rPr>
          <w:del w:id="31" w:author="ZZ Andor" w:date="2018-11-13T09:08:00Z"/>
        </w:rPr>
      </w:pPr>
    </w:p>
    <w:p w14:paraId="4633FACE" w14:textId="60450AA7" w:rsidR="00907987" w:rsidDel="00244DAD" w:rsidRDefault="00907987">
      <w:pPr>
        <w:rPr>
          <w:del w:id="32" w:author="ZZ Andor" w:date="2018-11-13T09:08:00Z"/>
        </w:rPr>
      </w:pPr>
    </w:p>
    <w:p w14:paraId="53B689B3" w14:textId="74776B9A" w:rsidR="00907987" w:rsidDel="00244DAD" w:rsidRDefault="00907987">
      <w:pPr>
        <w:rPr>
          <w:del w:id="33" w:author="ZZ Andor" w:date="2018-11-13T09:08:00Z"/>
        </w:rPr>
      </w:pPr>
    </w:p>
    <w:p w14:paraId="2467EC42" w14:textId="31564294" w:rsidR="00907987" w:rsidDel="00244DAD" w:rsidRDefault="00907987">
      <w:pPr>
        <w:rPr>
          <w:del w:id="34" w:author="ZZ Andor" w:date="2018-11-13T09:08:00Z"/>
        </w:rPr>
      </w:pPr>
    </w:p>
    <w:p w14:paraId="554504FA" w14:textId="14F274C1" w:rsidR="00907987" w:rsidDel="00244DAD" w:rsidRDefault="00907987">
      <w:pPr>
        <w:rPr>
          <w:del w:id="35" w:author="ZZ Andor" w:date="2018-11-13T09:08:00Z"/>
        </w:rPr>
      </w:pPr>
    </w:p>
    <w:p w14:paraId="3475D6D9" w14:textId="765989A8" w:rsidR="00907987" w:rsidDel="00244DAD" w:rsidRDefault="00907987">
      <w:pPr>
        <w:rPr>
          <w:del w:id="36" w:author="ZZ Andor" w:date="2018-11-13T09:08:00Z"/>
        </w:rPr>
      </w:pPr>
    </w:p>
    <w:p w14:paraId="6402F3CE" w14:textId="54316B07" w:rsidR="00907987" w:rsidDel="00244DAD" w:rsidRDefault="00907987">
      <w:pPr>
        <w:rPr>
          <w:del w:id="37" w:author="ZZ Andor" w:date="2018-11-13T09:08:00Z"/>
        </w:rPr>
      </w:pPr>
    </w:p>
    <w:p w14:paraId="06E3E083" w14:textId="5C840FFD" w:rsidR="00907987" w:rsidDel="00244DAD" w:rsidRDefault="00907987">
      <w:pPr>
        <w:rPr>
          <w:del w:id="38" w:author="ZZ Andor" w:date="2018-11-13T09:08:00Z"/>
        </w:rPr>
      </w:pPr>
    </w:p>
    <w:p w14:paraId="51664D27" w14:textId="4253F9FA" w:rsidR="00907987" w:rsidDel="00244DAD" w:rsidRDefault="00907987">
      <w:pPr>
        <w:rPr>
          <w:del w:id="39" w:author="ZZ Andor" w:date="2018-11-13T09:08:00Z"/>
        </w:rPr>
      </w:pPr>
    </w:p>
    <w:p w14:paraId="2AA9CCC7" w14:textId="5D86E32A" w:rsidR="00907987" w:rsidDel="00244DAD" w:rsidRDefault="00907987">
      <w:pPr>
        <w:rPr>
          <w:del w:id="40" w:author="ZZ Andor" w:date="2018-11-13T09:08:00Z"/>
        </w:rPr>
      </w:pPr>
    </w:p>
    <w:p w14:paraId="1AC598BA" w14:textId="7E2DB6F6" w:rsidR="00907987" w:rsidDel="00244DAD" w:rsidRDefault="00907987">
      <w:pPr>
        <w:rPr>
          <w:del w:id="41" w:author="ZZ Andor" w:date="2018-11-13T09:08:00Z"/>
        </w:rPr>
      </w:pPr>
    </w:p>
    <w:p w14:paraId="3AD0F281" w14:textId="3F9D20D9" w:rsidR="00907987" w:rsidDel="00244DAD" w:rsidRDefault="00907987">
      <w:pPr>
        <w:rPr>
          <w:del w:id="42" w:author="ZZ Andor" w:date="2018-11-13T09:08:00Z"/>
        </w:rPr>
      </w:pPr>
    </w:p>
    <w:p w14:paraId="0A020365" w14:textId="5EB951BB" w:rsidR="00907987" w:rsidDel="00244DAD" w:rsidRDefault="00907987">
      <w:pPr>
        <w:rPr>
          <w:del w:id="43" w:author="ZZ Andor" w:date="2018-11-13T09:08:00Z"/>
        </w:rPr>
      </w:pPr>
    </w:p>
    <w:p w14:paraId="06816D5F" w14:textId="248CB3AC" w:rsidR="00907987" w:rsidDel="00244DAD" w:rsidRDefault="00907987">
      <w:pPr>
        <w:rPr>
          <w:del w:id="44" w:author="ZZ Andor" w:date="2018-11-13T09:08:00Z"/>
        </w:rPr>
      </w:pPr>
    </w:p>
    <w:p w14:paraId="44D59BEF" w14:textId="712BB966" w:rsidR="00907987" w:rsidDel="00244DAD" w:rsidRDefault="00907987">
      <w:pPr>
        <w:rPr>
          <w:del w:id="45" w:author="ZZ Andor" w:date="2018-11-13T09:08:00Z"/>
        </w:rPr>
      </w:pPr>
    </w:p>
    <w:p w14:paraId="35746E60" w14:textId="3F9141CB" w:rsidR="00907987" w:rsidDel="00244DAD" w:rsidRDefault="00907987">
      <w:pPr>
        <w:rPr>
          <w:del w:id="46" w:author="ZZ Andor" w:date="2018-11-13T09:08:00Z"/>
        </w:rPr>
      </w:pPr>
    </w:p>
    <w:p w14:paraId="4295E6A2" w14:textId="37DAC37B" w:rsidR="00907987" w:rsidDel="00244DAD" w:rsidRDefault="00907987">
      <w:pPr>
        <w:rPr>
          <w:del w:id="47" w:author="ZZ Andor" w:date="2018-11-13T09:08:00Z"/>
        </w:rPr>
      </w:pPr>
    </w:p>
    <w:p w14:paraId="5E8A1315" w14:textId="377687A2" w:rsidR="00907987" w:rsidDel="00244DAD" w:rsidRDefault="00907987">
      <w:pPr>
        <w:rPr>
          <w:del w:id="48" w:author="ZZ Andor" w:date="2018-11-13T09:08:00Z"/>
        </w:rPr>
      </w:pPr>
    </w:p>
    <w:p w14:paraId="593E2DB6" w14:textId="4E75D388" w:rsidR="00907987" w:rsidDel="00244DAD" w:rsidRDefault="00907987">
      <w:pPr>
        <w:rPr>
          <w:del w:id="49" w:author="ZZ Andor" w:date="2018-11-13T09:08:00Z"/>
        </w:rPr>
      </w:pPr>
    </w:p>
    <w:p w14:paraId="1940E83E" w14:textId="7AF8EF0C" w:rsidR="00907987" w:rsidDel="00244DAD" w:rsidRDefault="00907987">
      <w:pPr>
        <w:rPr>
          <w:del w:id="50" w:author="ZZ Andor" w:date="2018-11-13T09:08:00Z"/>
        </w:rPr>
      </w:pPr>
    </w:p>
    <w:p w14:paraId="3AF7AAA7" w14:textId="0BC0A151" w:rsidR="00907987" w:rsidDel="00244DAD" w:rsidRDefault="00907987">
      <w:pPr>
        <w:rPr>
          <w:del w:id="51" w:author="ZZ Andor" w:date="2018-11-13T09:08:00Z"/>
        </w:rPr>
      </w:pPr>
    </w:p>
    <w:p w14:paraId="77F95612" w14:textId="52A54CDD" w:rsidR="00907987" w:rsidDel="00244DAD" w:rsidRDefault="00907987">
      <w:pPr>
        <w:rPr>
          <w:del w:id="52" w:author="ZZ Andor" w:date="2018-11-13T09:08:00Z"/>
        </w:rPr>
      </w:pPr>
    </w:p>
    <w:p w14:paraId="2A828EE1" w14:textId="5DF5321B" w:rsidR="00907987" w:rsidDel="00244DAD" w:rsidRDefault="00907987">
      <w:pPr>
        <w:rPr>
          <w:del w:id="53" w:author="ZZ Andor" w:date="2018-11-13T09:08:00Z"/>
        </w:rPr>
      </w:pPr>
    </w:p>
    <w:p w14:paraId="229018DE" w14:textId="52B3C2C8" w:rsidR="00907987" w:rsidDel="00244DAD" w:rsidRDefault="00907987">
      <w:pPr>
        <w:rPr>
          <w:del w:id="54" w:author="ZZ Andor" w:date="2018-11-13T09:08:00Z"/>
        </w:rPr>
      </w:pPr>
    </w:p>
    <w:p w14:paraId="5544599B" w14:textId="1E1DC591" w:rsidR="00907987" w:rsidDel="00244DAD" w:rsidRDefault="00907987">
      <w:pPr>
        <w:rPr>
          <w:del w:id="55" w:author="ZZ Andor" w:date="2018-11-13T09:08:00Z"/>
        </w:rPr>
      </w:pPr>
    </w:p>
    <w:p w14:paraId="773114F4" w14:textId="525FBA3D" w:rsidR="00907987" w:rsidDel="00244DAD" w:rsidRDefault="00907987">
      <w:pPr>
        <w:rPr>
          <w:del w:id="56" w:author="ZZ Andor" w:date="2018-11-13T09:08:00Z"/>
        </w:rPr>
      </w:pPr>
    </w:p>
    <w:p w14:paraId="3D7888CE" w14:textId="2D69F823" w:rsidR="00907987" w:rsidDel="00244DAD" w:rsidRDefault="00907987">
      <w:pPr>
        <w:rPr>
          <w:del w:id="57" w:author="ZZ Andor" w:date="2018-11-13T09:08:00Z"/>
        </w:rPr>
      </w:pPr>
    </w:p>
    <w:p w14:paraId="55611B46" w14:textId="77777777" w:rsidR="00907987" w:rsidDel="00244DAD" w:rsidRDefault="00907987">
      <w:pPr>
        <w:rPr>
          <w:del w:id="58" w:author="ZZ Andor" w:date="2018-11-13T09:08:00Z"/>
        </w:rPr>
      </w:pPr>
    </w:p>
    <w:p w14:paraId="49ED8A99" w14:textId="25FA01E3" w:rsidR="008D578A" w:rsidRDefault="006B0472" w:rsidP="008C57B0">
      <w:pPr>
        <w:pStyle w:val="2"/>
      </w:pPr>
      <w:bookmarkStart w:id="59" w:name="_Toc529429630"/>
      <w:r>
        <w:rPr>
          <w:rFonts w:hint="eastAsia"/>
        </w:rPr>
        <w:t>编写符合格式的commit</w:t>
      </w:r>
      <w:r>
        <w:t xml:space="preserve"> message</w:t>
      </w:r>
      <w:r>
        <w:rPr>
          <w:rFonts w:hint="eastAsia"/>
        </w:rPr>
        <w:t>的工具：</w:t>
      </w:r>
      <w:bookmarkEnd w:id="59"/>
    </w:p>
    <w:p w14:paraId="03633D0E" w14:textId="512247FF" w:rsidR="006B0472" w:rsidRDefault="00244DAD">
      <w:hyperlink r:id="rId55" w:history="1">
        <w:r w:rsidR="006B0472">
          <w:rPr>
            <w:rStyle w:val="a3"/>
            <w:rFonts w:hint="eastAsia"/>
          </w:rPr>
          <w:t>Commitizen使用</w:t>
        </w:r>
      </w:hyperlink>
      <w:r w:rsidR="006B0472">
        <w:rPr>
          <w:rFonts w:hint="eastAsia"/>
        </w:rPr>
        <w:t>：</w:t>
      </w:r>
    </w:p>
    <w:p w14:paraId="08DB3FB7" w14:textId="069B690F" w:rsidR="006B0472" w:rsidRDefault="006B0472">
      <w:r>
        <w:rPr>
          <w:rFonts w:hint="eastAsia"/>
        </w:rPr>
        <w:t>安装如下(按顺序执行</w:t>
      </w:r>
      <w:r>
        <w:t>)</w:t>
      </w:r>
      <w:r>
        <w:rPr>
          <w:rFonts w:hint="eastAsia"/>
        </w:rPr>
        <w:t>：</w:t>
      </w:r>
    </w:p>
    <w:p w14:paraId="44BD7A1E" w14:textId="6C286119" w:rsidR="002A398C" w:rsidRPr="00B3016F" w:rsidRDefault="006B0472" w:rsidP="002A398C">
      <w:pPr>
        <w:rPr>
          <w:b/>
        </w:rPr>
      </w:pPr>
      <w:r w:rsidRPr="006B0472">
        <w:t xml:space="preserve">$ </w:t>
      </w:r>
      <w:proofErr w:type="spellStart"/>
      <w:r w:rsidRPr="006B0472">
        <w:t>npm</w:t>
      </w:r>
      <w:proofErr w:type="spellEnd"/>
      <w:r w:rsidRPr="006B0472">
        <w:t xml:space="preserve"> install -g </w:t>
      </w:r>
      <w:proofErr w:type="spellStart"/>
      <w:r w:rsidRPr="006B0472">
        <w:t>commitizen</w:t>
      </w:r>
      <w:proofErr w:type="spellEnd"/>
      <w:r w:rsidR="00B3016F">
        <w:t xml:space="preserve">  #需要先</w:t>
      </w:r>
      <w:r w:rsidR="00244DAD">
        <w:rPr>
          <w:rStyle w:val="a3"/>
        </w:rPr>
        <w:fldChar w:fldCharType="begin"/>
      </w:r>
      <w:r w:rsidR="00244DAD">
        <w:rPr>
          <w:rStyle w:val="a3"/>
        </w:rPr>
        <w:instrText xml:space="preserve"> HYPERLINK "https://www.cnblogs.com/interdrp/p/6779973.html" </w:instrText>
      </w:r>
      <w:r w:rsidR="00244DAD">
        <w:rPr>
          <w:rStyle w:val="a3"/>
        </w:rPr>
        <w:fldChar w:fldCharType="separate"/>
      </w:r>
      <w:r w:rsidR="00B3016F" w:rsidRPr="00B3016F">
        <w:rPr>
          <w:rStyle w:val="a3"/>
        </w:rPr>
        <w:t>安装npm</w:t>
      </w:r>
      <w:r w:rsidR="00244DAD">
        <w:rPr>
          <w:rStyle w:val="a3"/>
        </w:rPr>
        <w:fldChar w:fldCharType="end"/>
      </w:r>
      <w:r w:rsidR="00B3016F">
        <w:t>(node</w:t>
      </w:r>
      <w:r w:rsidR="00B3016F">
        <w:rPr>
          <w:rFonts w:hint="eastAsia"/>
        </w:rPr>
        <w:t>.</w:t>
      </w:r>
      <w:r w:rsidR="00B3016F">
        <w:t>js</w:t>
      </w:r>
      <w:r w:rsidR="00B3016F">
        <w:rPr>
          <w:rFonts w:hint="eastAsia"/>
        </w:rPr>
        <w:t>包管理器)</w:t>
      </w:r>
      <w:r w:rsidR="00B3016F">
        <w:t xml:space="preserve"> </w:t>
      </w:r>
    </w:p>
    <w:p w14:paraId="24D443ED" w14:textId="588DDBEB" w:rsidR="002A398C" w:rsidRPr="002A398C" w:rsidRDefault="002A398C" w:rsidP="002A398C">
      <w:r>
        <w:rPr>
          <w:rFonts w:hint="eastAsia"/>
        </w:rPr>
        <w:t>$</w:t>
      </w:r>
      <w:r>
        <w:t xml:space="preserve"> </w:t>
      </w:r>
      <w:proofErr w:type="spellStart"/>
      <w:r w:rsidRPr="002A398C">
        <w:t>npm</w:t>
      </w:r>
      <w:proofErr w:type="spellEnd"/>
      <w:r w:rsidRPr="002A398C">
        <w:t xml:space="preserve"> install -g </w:t>
      </w:r>
      <w:proofErr w:type="spellStart"/>
      <w:r w:rsidRPr="002A398C">
        <w:t>cz</w:t>
      </w:r>
      <w:proofErr w:type="spellEnd"/>
      <w:r w:rsidRPr="002A398C">
        <w:t>-conventional-changelog</w:t>
      </w:r>
    </w:p>
    <w:p w14:paraId="2C644E9B" w14:textId="3ADFC978" w:rsidR="006B0472" w:rsidRDefault="002A398C">
      <w:r>
        <w:rPr>
          <w:rFonts w:hint="eastAsia"/>
        </w:rPr>
        <w:t>$</w:t>
      </w:r>
      <w:r>
        <w:t xml:space="preserve"> </w:t>
      </w:r>
      <w:r w:rsidRPr="002A398C">
        <w:t xml:space="preserve">echo </w:t>
      </w:r>
      <w:proofErr w:type="gramStart"/>
      <w:r w:rsidRPr="002A398C">
        <w:t>'{ "</w:t>
      </w:r>
      <w:proofErr w:type="gramEnd"/>
      <w:r w:rsidRPr="002A398C">
        <w:t>path": "</w:t>
      </w:r>
      <w:proofErr w:type="spellStart"/>
      <w:r w:rsidRPr="002A398C">
        <w:t>cz</w:t>
      </w:r>
      <w:proofErr w:type="spellEnd"/>
      <w:r w:rsidRPr="002A398C">
        <w:t>-conventional-changelog" }' &gt; ~/.</w:t>
      </w:r>
      <w:proofErr w:type="spellStart"/>
      <w:r w:rsidRPr="002A398C">
        <w:t>czrc</w:t>
      </w:r>
      <w:proofErr w:type="spellEnd"/>
    </w:p>
    <w:p w14:paraId="759D72D6" w14:textId="7F7592F0" w:rsidR="008D578A" w:rsidRDefault="006B0472">
      <w:r w:rsidRPr="006B0472">
        <w:rPr>
          <w:rFonts w:hint="eastAsia"/>
        </w:rPr>
        <w:t>以后，凡是用到</w:t>
      </w:r>
      <w:r w:rsidRPr="006B0472">
        <w:t xml:space="preserve">git commit命令，一律改为使用git </w:t>
      </w:r>
      <w:proofErr w:type="spellStart"/>
      <w:r w:rsidRPr="006B0472">
        <w:t>cz</w:t>
      </w:r>
      <w:proofErr w:type="spellEnd"/>
      <w:r w:rsidRPr="006B0472">
        <w:t>。这时，就会出现选项，用来生成符合格式的 Commit message。</w:t>
      </w:r>
    </w:p>
    <w:p w14:paraId="11498728" w14:textId="5C92FBEB" w:rsidR="006B0472" w:rsidRDefault="006B0472"/>
    <w:p w14:paraId="12419543" w14:textId="0825258D" w:rsidR="008D578A" w:rsidRDefault="002A398C">
      <w:r>
        <w:rPr>
          <w:noProof/>
        </w:rPr>
        <w:drawing>
          <wp:inline distT="0" distB="0" distL="0" distR="0" wp14:anchorId="1F0715B9" wp14:editId="4736BB4D">
            <wp:extent cx="5274310" cy="14998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9DBC" w14:textId="5682D40D" w:rsidR="002A398C" w:rsidRDefault="00B3016F">
      <w:r>
        <w:rPr>
          <w:rFonts w:hint="eastAsia"/>
        </w:rPr>
        <w:t>依次</w:t>
      </w:r>
      <w:r w:rsidR="002A398C">
        <w:rPr>
          <w:rFonts w:hint="eastAsia"/>
        </w:rPr>
        <w:t>需要</w:t>
      </w:r>
      <w:r>
        <w:rPr>
          <w:rFonts w:hint="eastAsia"/>
        </w:rPr>
        <w:t>操作：选择t</w:t>
      </w:r>
      <w:r>
        <w:t>ype</w:t>
      </w:r>
      <w:r>
        <w:rPr>
          <w:rFonts w:hint="eastAsia"/>
        </w:rPr>
        <w:t>类型，输入</w:t>
      </w:r>
      <w:r>
        <w:t>scope</w:t>
      </w:r>
      <w:r>
        <w:rPr>
          <w:rFonts w:hint="eastAsia"/>
        </w:rPr>
        <w:t>类型（没有就跳过），输入sub</w:t>
      </w:r>
      <w:r>
        <w:t>ject,</w:t>
      </w:r>
      <w:r>
        <w:rPr>
          <w:rFonts w:hint="eastAsia"/>
        </w:rPr>
        <w:t>输入body</w:t>
      </w:r>
      <w:r>
        <w:t>,</w:t>
      </w:r>
      <w:r>
        <w:rPr>
          <w:rFonts w:hint="eastAsia"/>
        </w:rPr>
        <w:t>输入是否有 br</w:t>
      </w:r>
      <w:r>
        <w:t>eak changes(</w:t>
      </w:r>
      <w:r>
        <w:rPr>
          <w:rFonts w:hint="eastAsia"/>
        </w:rPr>
        <w:t>如果是Y</w:t>
      </w:r>
      <w:r>
        <w:t>es</w:t>
      </w:r>
      <w:r>
        <w:rPr>
          <w:rFonts w:hint="eastAsia"/>
        </w:rPr>
        <w:t>，进入继续输入</w:t>
      </w:r>
      <w:r>
        <w:t>),</w:t>
      </w:r>
      <w:r>
        <w:rPr>
          <w:rFonts w:hint="eastAsia"/>
        </w:rPr>
        <w:t>输入是否有bug</w:t>
      </w:r>
      <w:r>
        <w:t>(issues)</w:t>
      </w:r>
      <w:r>
        <w:rPr>
          <w:rFonts w:hint="eastAsia"/>
        </w:rPr>
        <w:t>。然后提交。</w:t>
      </w:r>
    </w:p>
    <w:p w14:paraId="4065CDCB" w14:textId="49FF5CB8" w:rsidR="008D578A" w:rsidRDefault="008D578A"/>
    <w:p w14:paraId="6494ECD6" w14:textId="0885035A" w:rsidR="00B3016F" w:rsidRDefault="00B3016F">
      <w:r>
        <w:rPr>
          <w:rFonts w:hint="eastAsia"/>
        </w:rPr>
        <w:t>其他相关知识：</w:t>
      </w:r>
      <w:r w:rsidR="0036688B">
        <w:rPr>
          <w:rStyle w:val="a3"/>
        </w:rPr>
        <w:fldChar w:fldCharType="begin"/>
      </w:r>
      <w:r w:rsidR="0036688B">
        <w:rPr>
          <w:rStyle w:val="a3"/>
        </w:rPr>
        <w:instrText xml:space="preserve"> HYPERLINK "http://www.ruanyifeng.com/blog/2016/01/commit_message_change_log.html" </w:instrText>
      </w:r>
      <w:r w:rsidR="0036688B">
        <w:rPr>
          <w:rStyle w:val="a3"/>
        </w:rPr>
        <w:fldChar w:fldCharType="separate"/>
      </w:r>
      <w:r w:rsidR="003D4034" w:rsidRPr="003D4034">
        <w:rPr>
          <w:rStyle w:val="a3"/>
          <w:rFonts w:hint="eastAsia"/>
        </w:rPr>
        <w:t>G</w:t>
      </w:r>
      <w:r w:rsidR="003D4034" w:rsidRPr="003D4034">
        <w:rPr>
          <w:rStyle w:val="a3"/>
        </w:rPr>
        <w:t xml:space="preserve">it </w:t>
      </w:r>
      <w:r w:rsidRPr="003D4034">
        <w:rPr>
          <w:rStyle w:val="a3"/>
          <w:rFonts w:hint="eastAsia"/>
        </w:rPr>
        <w:t>C</w:t>
      </w:r>
      <w:r w:rsidRPr="003D4034">
        <w:rPr>
          <w:rStyle w:val="a3"/>
        </w:rPr>
        <w:t>ommit编写指南</w:t>
      </w:r>
      <w:r w:rsidR="0036688B">
        <w:rPr>
          <w:rStyle w:val="a3"/>
        </w:rPr>
        <w:fldChar w:fldCharType="end"/>
      </w:r>
    </w:p>
    <w:p w14:paraId="10C51927" w14:textId="71DE4CB7" w:rsidR="008D578A" w:rsidRDefault="008D578A"/>
    <w:p w14:paraId="7831EB15" w14:textId="2E148655" w:rsidR="008C57B0" w:rsidRDefault="008C57B0"/>
    <w:p w14:paraId="64722E8A" w14:textId="0B703ECD" w:rsidR="008C57B0" w:rsidRDefault="008C57B0"/>
    <w:p w14:paraId="6C25E9B4" w14:textId="0583972E" w:rsidR="008C57B0" w:rsidRDefault="008C57B0"/>
    <w:p w14:paraId="244B6BB2" w14:textId="7C6F570A" w:rsidR="008C57B0" w:rsidRDefault="008C57B0"/>
    <w:p w14:paraId="566B107E" w14:textId="6464A756" w:rsidR="008C57B0" w:rsidRDefault="008C57B0"/>
    <w:p w14:paraId="047467DC" w14:textId="740DCCE3" w:rsidR="008C57B0" w:rsidDel="00244DAD" w:rsidRDefault="008C57B0">
      <w:pPr>
        <w:rPr>
          <w:del w:id="60" w:author="ZZ Andor" w:date="2018-11-13T09:08:00Z"/>
        </w:rPr>
      </w:pPr>
    </w:p>
    <w:p w14:paraId="507A1C52" w14:textId="77777777" w:rsidR="00244DAD" w:rsidRDefault="00244DAD">
      <w:pPr>
        <w:rPr>
          <w:ins w:id="61" w:author="ZZ Andor" w:date="2018-11-13T09:08:00Z"/>
        </w:rPr>
      </w:pPr>
    </w:p>
    <w:p w14:paraId="0BE988B2" w14:textId="192DBB68" w:rsidR="008C57B0" w:rsidDel="00244DAD" w:rsidRDefault="008C57B0">
      <w:pPr>
        <w:rPr>
          <w:del w:id="62" w:author="ZZ Andor" w:date="2018-11-13T09:08:00Z"/>
        </w:rPr>
      </w:pPr>
    </w:p>
    <w:p w14:paraId="0A7B403E" w14:textId="355C2FE0" w:rsidR="008C57B0" w:rsidDel="00244DAD" w:rsidRDefault="008C57B0">
      <w:pPr>
        <w:rPr>
          <w:del w:id="63" w:author="ZZ Andor" w:date="2018-11-13T09:08:00Z"/>
        </w:rPr>
      </w:pPr>
    </w:p>
    <w:p w14:paraId="2CA5800D" w14:textId="642E427B" w:rsidR="008C57B0" w:rsidDel="00244DAD" w:rsidRDefault="008C57B0">
      <w:pPr>
        <w:rPr>
          <w:del w:id="64" w:author="ZZ Andor" w:date="2018-11-13T09:08:00Z"/>
        </w:rPr>
      </w:pPr>
    </w:p>
    <w:p w14:paraId="5DB96361" w14:textId="2C26579B" w:rsidR="008C57B0" w:rsidDel="00244DAD" w:rsidRDefault="008C57B0">
      <w:pPr>
        <w:rPr>
          <w:del w:id="65" w:author="ZZ Andor" w:date="2018-11-13T09:08:00Z"/>
        </w:rPr>
      </w:pPr>
    </w:p>
    <w:p w14:paraId="55FBA734" w14:textId="324A6430" w:rsidR="008C57B0" w:rsidDel="00244DAD" w:rsidRDefault="008C57B0">
      <w:pPr>
        <w:rPr>
          <w:del w:id="66" w:author="ZZ Andor" w:date="2018-11-13T09:08:00Z"/>
        </w:rPr>
      </w:pPr>
    </w:p>
    <w:p w14:paraId="6AF2474C" w14:textId="736324C9" w:rsidR="008C57B0" w:rsidDel="00244DAD" w:rsidRDefault="008C57B0">
      <w:pPr>
        <w:rPr>
          <w:del w:id="67" w:author="ZZ Andor" w:date="2018-11-13T09:08:00Z"/>
        </w:rPr>
      </w:pPr>
    </w:p>
    <w:p w14:paraId="3D8727D5" w14:textId="06C78ECA" w:rsidR="00907987" w:rsidDel="00244DAD" w:rsidRDefault="00907987">
      <w:pPr>
        <w:rPr>
          <w:del w:id="68" w:author="ZZ Andor" w:date="2018-11-13T09:08:00Z"/>
        </w:rPr>
      </w:pPr>
    </w:p>
    <w:p w14:paraId="30BD7F5A" w14:textId="461C0C13" w:rsidR="00907987" w:rsidDel="00244DAD" w:rsidRDefault="00907987">
      <w:pPr>
        <w:rPr>
          <w:del w:id="69" w:author="ZZ Andor" w:date="2018-11-13T09:08:00Z"/>
        </w:rPr>
      </w:pPr>
    </w:p>
    <w:p w14:paraId="3D080EAB" w14:textId="5E27A51B" w:rsidR="00907987" w:rsidDel="00244DAD" w:rsidRDefault="00907987">
      <w:pPr>
        <w:rPr>
          <w:del w:id="70" w:author="ZZ Andor" w:date="2018-11-13T09:08:00Z"/>
        </w:rPr>
      </w:pPr>
    </w:p>
    <w:p w14:paraId="31F5F286" w14:textId="5D62A845" w:rsidR="00907987" w:rsidDel="00244DAD" w:rsidRDefault="00907987">
      <w:pPr>
        <w:rPr>
          <w:del w:id="71" w:author="ZZ Andor" w:date="2018-11-13T09:08:00Z"/>
        </w:rPr>
      </w:pPr>
    </w:p>
    <w:p w14:paraId="2CDE4B7D" w14:textId="4C1F4A6B" w:rsidR="00907987" w:rsidDel="00244DAD" w:rsidRDefault="00907987">
      <w:pPr>
        <w:rPr>
          <w:del w:id="72" w:author="ZZ Andor" w:date="2018-11-13T09:08:00Z"/>
        </w:rPr>
      </w:pPr>
    </w:p>
    <w:p w14:paraId="6776BF9D" w14:textId="6EE9F55D" w:rsidR="00907987" w:rsidDel="00244DAD" w:rsidRDefault="00907987">
      <w:pPr>
        <w:rPr>
          <w:del w:id="73" w:author="ZZ Andor" w:date="2018-11-13T09:08:00Z"/>
        </w:rPr>
      </w:pPr>
    </w:p>
    <w:p w14:paraId="2076EC32" w14:textId="7C7EF574" w:rsidR="00907987" w:rsidDel="00244DAD" w:rsidRDefault="00907987">
      <w:pPr>
        <w:rPr>
          <w:del w:id="74" w:author="ZZ Andor" w:date="2018-11-13T09:08:00Z"/>
        </w:rPr>
      </w:pPr>
    </w:p>
    <w:p w14:paraId="2D9B50D6" w14:textId="0D7B20F8" w:rsidR="00907987" w:rsidDel="00244DAD" w:rsidRDefault="00907987">
      <w:pPr>
        <w:rPr>
          <w:del w:id="75" w:author="ZZ Andor" w:date="2018-11-13T09:08:00Z"/>
        </w:rPr>
      </w:pPr>
    </w:p>
    <w:p w14:paraId="47AC715B" w14:textId="3D8590CB" w:rsidR="00CC61D9" w:rsidRDefault="00CC61D9"/>
    <w:p w14:paraId="48108254" w14:textId="3662D36B" w:rsidR="00CC61D9" w:rsidRDefault="00CC61D9"/>
    <w:p w14:paraId="08559268" w14:textId="77777777" w:rsidR="00CC61D9" w:rsidRDefault="00CC61D9"/>
    <w:p w14:paraId="3CCF5041" w14:textId="0DE1F52F" w:rsidR="00B3016F" w:rsidRDefault="003D4034">
      <w:bookmarkStart w:id="76" w:name="_Toc529429631"/>
      <w:r w:rsidRPr="008C57B0">
        <w:rPr>
          <w:rStyle w:val="10"/>
        </w:rPr>
        <w:t>Git flow</w:t>
      </w:r>
      <w:r w:rsidR="00D35D13" w:rsidRPr="008C57B0">
        <w:rPr>
          <w:rStyle w:val="10"/>
          <w:rFonts w:hint="eastAsia"/>
        </w:rPr>
        <w:t>（工作流）</w:t>
      </w:r>
      <w:r w:rsidRPr="008C57B0">
        <w:rPr>
          <w:rStyle w:val="10"/>
          <w:rFonts w:hint="eastAsia"/>
        </w:rPr>
        <w:t>规范</w:t>
      </w:r>
      <w:bookmarkEnd w:id="76"/>
      <w:r w:rsidR="00D35D13">
        <w:rPr>
          <w:rFonts w:hint="eastAsia"/>
        </w:rPr>
        <w:t>：</w:t>
      </w:r>
    </w:p>
    <w:p w14:paraId="7939A08C" w14:textId="6BA621D9" w:rsidR="00A012BE" w:rsidRDefault="00D35D13">
      <w:bookmarkStart w:id="77" w:name="_Toc529429632"/>
      <w:r w:rsidRPr="008C57B0">
        <w:rPr>
          <w:rStyle w:val="20"/>
          <w:rFonts w:hint="eastAsia"/>
        </w:rPr>
        <w:t>什么是工作流</w:t>
      </w:r>
      <w:bookmarkEnd w:id="77"/>
      <w:r>
        <w:rPr>
          <w:rFonts w:hint="eastAsia"/>
        </w:rPr>
        <w:t>：在多人开发维护一个项目时，需要有一个规范的工作流程。使其在</w:t>
      </w:r>
      <w:r w:rsidR="00A012BE">
        <w:rPr>
          <w:rFonts w:hint="eastAsia"/>
        </w:rPr>
        <w:t>版本迭代，版本发布，分支合并，bug修复等工作中能够有条不紊，循序渐进，更好的管理代码。</w:t>
      </w:r>
    </w:p>
    <w:p w14:paraId="5F6D69C2" w14:textId="77777777" w:rsidR="008C57B0" w:rsidRDefault="008C57B0"/>
    <w:p w14:paraId="29F40791" w14:textId="7FD44E1E" w:rsidR="00A012BE" w:rsidRDefault="00A012BE">
      <w:r>
        <w:rPr>
          <w:rFonts w:hint="eastAsia"/>
        </w:rPr>
        <w:t>工作流有如下三个流行:</w:t>
      </w:r>
    </w:p>
    <w:p w14:paraId="0EC5BEED" w14:textId="278C187E" w:rsidR="00A012BE" w:rsidRDefault="00A012BE">
      <w:r>
        <w:rPr>
          <w:rFonts w:hint="eastAsia"/>
        </w:rPr>
        <w:t>G</w:t>
      </w:r>
      <w:r>
        <w:t>it Flow</w:t>
      </w:r>
    </w:p>
    <w:p w14:paraId="0A942835" w14:textId="244EA5CA" w:rsidR="00A012BE" w:rsidRDefault="00A012BE">
      <w:r>
        <w:rPr>
          <w:rFonts w:hint="eastAsia"/>
        </w:rPr>
        <w:t>G</w:t>
      </w:r>
      <w:r>
        <w:t>itHub Flow</w:t>
      </w:r>
    </w:p>
    <w:p w14:paraId="15238ACD" w14:textId="2CD14D62" w:rsidR="00A012BE" w:rsidRDefault="00A012BE">
      <w:r>
        <w:rPr>
          <w:rFonts w:hint="eastAsia"/>
        </w:rPr>
        <w:t>G</w:t>
      </w:r>
      <w:r>
        <w:t>itLab Flow</w:t>
      </w:r>
    </w:p>
    <w:p w14:paraId="7FC9A674" w14:textId="3087D581" w:rsidR="00A012BE" w:rsidDel="00244DAD" w:rsidRDefault="00A012BE">
      <w:pPr>
        <w:rPr>
          <w:del w:id="78" w:author="ZZ Andor" w:date="2018-11-13T09:08:00Z"/>
        </w:rPr>
      </w:pPr>
    </w:p>
    <w:p w14:paraId="71135919" w14:textId="77777777" w:rsidR="00A012BE" w:rsidDel="00244DAD" w:rsidRDefault="00A012BE">
      <w:pPr>
        <w:rPr>
          <w:del w:id="79" w:author="ZZ Andor" w:date="2018-11-13T09:08:00Z"/>
        </w:rPr>
      </w:pPr>
    </w:p>
    <w:p w14:paraId="62FD16D1" w14:textId="77777777" w:rsidR="00A012BE" w:rsidRDefault="00A012BE"/>
    <w:p w14:paraId="09D5F8F7" w14:textId="77777777" w:rsidR="00A012BE" w:rsidRDefault="00A012BE"/>
    <w:p w14:paraId="18A7BBEF" w14:textId="77777777" w:rsidR="00A012BE" w:rsidRDefault="00A012BE"/>
    <w:p w14:paraId="675B8843" w14:textId="77777777" w:rsidR="00A012BE" w:rsidRDefault="00A012BE"/>
    <w:p w14:paraId="0AF54D37" w14:textId="037F0EEC" w:rsidR="00A012BE" w:rsidRDefault="00A012BE"/>
    <w:p w14:paraId="3C6C263D" w14:textId="1C03B5F9" w:rsidR="008C57B0" w:rsidRDefault="008C57B0"/>
    <w:p w14:paraId="5568D3B1" w14:textId="318E1D05" w:rsidR="008C57B0" w:rsidRDefault="008C57B0"/>
    <w:p w14:paraId="33FC1BFD" w14:textId="69CA8436" w:rsidR="008C57B0" w:rsidRDefault="008C57B0"/>
    <w:p w14:paraId="193EFA84" w14:textId="201D46D6" w:rsidR="008C57B0" w:rsidRDefault="008C57B0"/>
    <w:p w14:paraId="1E335204" w14:textId="31DE27DD" w:rsidR="008C57B0" w:rsidRDefault="008C57B0"/>
    <w:p w14:paraId="32AC1CE8" w14:textId="0FDDBF09" w:rsidR="008C57B0" w:rsidRDefault="008C57B0"/>
    <w:p w14:paraId="48F66C13" w14:textId="309CEA66" w:rsidR="008C57B0" w:rsidRDefault="008C57B0"/>
    <w:p w14:paraId="0ED90833" w14:textId="371C4865" w:rsidR="008C57B0" w:rsidRDefault="008C57B0"/>
    <w:p w14:paraId="5312298D" w14:textId="7AD0DE69" w:rsidR="008C57B0" w:rsidRDefault="008C57B0"/>
    <w:p w14:paraId="39F15A55" w14:textId="7B232FD7" w:rsidR="008C57B0" w:rsidRDefault="008C57B0"/>
    <w:p w14:paraId="0FEF3774" w14:textId="672F29CA" w:rsidR="008C57B0" w:rsidRDefault="008C57B0"/>
    <w:p w14:paraId="1763239F" w14:textId="515A3A31" w:rsidR="008C57B0" w:rsidRDefault="008C57B0"/>
    <w:p w14:paraId="0D7742D2" w14:textId="334B1DAC" w:rsidR="008C57B0" w:rsidRDefault="008C57B0"/>
    <w:p w14:paraId="63BE2FD7" w14:textId="123E3B93" w:rsidR="008C57B0" w:rsidRDefault="008C57B0"/>
    <w:p w14:paraId="78804287" w14:textId="6B8523DC" w:rsidR="008C57B0" w:rsidRDefault="008C57B0"/>
    <w:p w14:paraId="6DBDA1A2" w14:textId="1EEEC7A7" w:rsidR="008C57B0" w:rsidRDefault="008C57B0"/>
    <w:p w14:paraId="496E18A0" w14:textId="1FB38C7E" w:rsidR="008C57B0" w:rsidRDefault="008C57B0"/>
    <w:p w14:paraId="4621737F" w14:textId="0C58B20C" w:rsidR="008C57B0" w:rsidRDefault="008C57B0"/>
    <w:p w14:paraId="41B320D8" w14:textId="0FFFD7F0" w:rsidR="008C57B0" w:rsidRDefault="008C57B0"/>
    <w:p w14:paraId="650BC104" w14:textId="0EF8A474" w:rsidR="008C57B0" w:rsidRDefault="008C57B0"/>
    <w:p w14:paraId="73C99C20" w14:textId="18777B5A" w:rsidR="008C57B0" w:rsidRDefault="008C57B0"/>
    <w:p w14:paraId="3AC3EBC2" w14:textId="093856EF" w:rsidR="008C57B0" w:rsidRDefault="008C57B0"/>
    <w:p w14:paraId="516BC00D" w14:textId="2DB39987" w:rsidR="008C57B0" w:rsidRDefault="008C57B0"/>
    <w:p w14:paraId="5E158B9C" w14:textId="7B99C905" w:rsidR="008C57B0" w:rsidRDefault="008C57B0"/>
    <w:p w14:paraId="55C1AD7D" w14:textId="02298B2D" w:rsidR="008C57B0" w:rsidRDefault="008C57B0"/>
    <w:p w14:paraId="0ECCED01" w14:textId="199B9657" w:rsidR="008C57B0" w:rsidRDefault="008C57B0"/>
    <w:p w14:paraId="00E33817" w14:textId="27EB6B7A" w:rsidR="0001643C" w:rsidRDefault="0001643C"/>
    <w:p w14:paraId="0D86E5BD" w14:textId="0B284E68" w:rsidR="0001643C" w:rsidRDefault="0001643C"/>
    <w:p w14:paraId="2454933C" w14:textId="5BA11D67" w:rsidR="0001643C" w:rsidRDefault="0001643C"/>
    <w:p w14:paraId="4EF1EE3E" w14:textId="324D9F62" w:rsidR="0001643C" w:rsidRDefault="0001643C"/>
    <w:p w14:paraId="66E84ACA" w14:textId="788A1F91" w:rsidR="0001643C" w:rsidRDefault="0001643C"/>
    <w:p w14:paraId="65E9E500" w14:textId="59031D6C" w:rsidR="0001643C" w:rsidRDefault="0001643C"/>
    <w:p w14:paraId="678C8BB4" w14:textId="15D85F92" w:rsidR="0001643C" w:rsidRDefault="0001643C"/>
    <w:p w14:paraId="28D71C16" w14:textId="5F5D4CBC" w:rsidR="0001643C" w:rsidRDefault="0001643C"/>
    <w:p w14:paraId="1955B2D9" w14:textId="07BAED8D" w:rsidR="0001643C" w:rsidRDefault="0001643C"/>
    <w:p w14:paraId="2937EEF9" w14:textId="61D79B80" w:rsidR="0001643C" w:rsidRDefault="0001643C"/>
    <w:p w14:paraId="27755D8F" w14:textId="5C930B8B" w:rsidR="0001643C" w:rsidRDefault="0001643C"/>
    <w:p w14:paraId="102EB01C" w14:textId="6A26E920" w:rsidR="0001643C" w:rsidRDefault="0001643C"/>
    <w:p w14:paraId="71CA7159" w14:textId="7E6B65C7" w:rsidR="0001643C" w:rsidRDefault="0001643C"/>
    <w:p w14:paraId="792C8CA2" w14:textId="3D1C211B" w:rsidR="0001643C" w:rsidRDefault="0001643C"/>
    <w:p w14:paraId="7B2EE531" w14:textId="511B8794" w:rsidR="0001643C" w:rsidRDefault="0001643C"/>
    <w:p w14:paraId="282D1F7E" w14:textId="661DFFBC" w:rsidR="0001643C" w:rsidRDefault="0001643C"/>
    <w:p w14:paraId="27E8BCC5" w14:textId="77777777" w:rsidR="0001643C" w:rsidRDefault="0001643C"/>
    <w:p w14:paraId="4A0960C5" w14:textId="5B1D6DCB" w:rsidR="00A012BE" w:rsidRDefault="004B4332" w:rsidP="008C57B0">
      <w:pPr>
        <w:pStyle w:val="2"/>
      </w:pPr>
      <w:hyperlink r:id="rId57" w:history="1">
        <w:bookmarkStart w:id="80" w:name="_Toc529429633"/>
        <w:r w:rsidR="00A012BE" w:rsidRPr="00681FA0">
          <w:rPr>
            <w:rStyle w:val="a3"/>
            <w:rFonts w:hint="eastAsia"/>
          </w:rPr>
          <w:t>G</w:t>
        </w:r>
        <w:r w:rsidR="00A012BE" w:rsidRPr="00681FA0">
          <w:rPr>
            <w:rStyle w:val="a3"/>
          </w:rPr>
          <w:t>it Flow</w:t>
        </w:r>
      </w:hyperlink>
      <w:r w:rsidR="00A012BE">
        <w:rPr>
          <w:rFonts w:hint="eastAsia"/>
        </w:rPr>
        <w:t>：</w:t>
      </w:r>
      <w:bookmarkEnd w:id="80"/>
    </w:p>
    <w:p w14:paraId="4151A903" w14:textId="2A1007A7" w:rsidR="00A012BE" w:rsidRDefault="00A012BE">
      <w:r>
        <w:rPr>
          <w:rFonts w:hint="eastAsia"/>
        </w:rPr>
        <w:t>主要工作</w:t>
      </w:r>
      <w:proofErr w:type="gramStart"/>
      <w:r>
        <w:rPr>
          <w:rFonts w:hint="eastAsia"/>
        </w:rPr>
        <w:t>流如下</w:t>
      </w:r>
      <w:proofErr w:type="gramEnd"/>
      <w:r>
        <w:rPr>
          <w:rFonts w:hint="eastAsia"/>
        </w:rPr>
        <w:t>图：</w:t>
      </w:r>
    </w:p>
    <w:p w14:paraId="4B6D2979" w14:textId="4C516547" w:rsidR="00B3016F" w:rsidRDefault="00C54FE0">
      <w:r>
        <w:rPr>
          <w:noProof/>
        </w:rPr>
        <w:drawing>
          <wp:inline distT="0" distB="0" distL="0" distR="0" wp14:anchorId="69A73BC8" wp14:editId="47BE5C51">
            <wp:extent cx="5274310" cy="66814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B231" w14:textId="5D0A61A3" w:rsidR="00B3016F" w:rsidRDefault="00A012BE">
      <w:r>
        <w:rPr>
          <w:rFonts w:hint="eastAsia"/>
        </w:rPr>
        <w:t>主要分支如下：</w:t>
      </w:r>
    </w:p>
    <w:p w14:paraId="5327E98F" w14:textId="7A9E11C7" w:rsidR="00A012BE" w:rsidRPr="00AE7EFA" w:rsidRDefault="00A012BE">
      <w:r w:rsidRPr="008C57B0">
        <w:rPr>
          <w:rFonts w:hint="eastAsia"/>
          <w:b/>
        </w:rPr>
        <w:t>master分支</w:t>
      </w:r>
      <w:r>
        <w:rPr>
          <w:rFonts w:hint="eastAsia"/>
        </w:rPr>
        <w:t>:</w:t>
      </w:r>
      <w:r w:rsidRPr="00AE7EFA">
        <w:t xml:space="preserve"> </w:t>
      </w:r>
      <w:r w:rsidR="0016557F">
        <w:rPr>
          <w:rFonts w:hint="eastAsia"/>
        </w:rPr>
        <w:t>主要负责</w:t>
      </w:r>
      <w:r w:rsidRPr="00AE7EFA">
        <w:t>发布到生存环境中的代码(production-ready)，每次提交到master的代码都必须打上标签标示版本号。</w:t>
      </w:r>
    </w:p>
    <w:p w14:paraId="4635470D" w14:textId="64909CF7" w:rsidR="00A012BE" w:rsidRDefault="00A012BE">
      <w:r w:rsidRPr="008C57B0">
        <w:rPr>
          <w:rFonts w:hint="eastAsia"/>
          <w:b/>
        </w:rPr>
        <w:t>de</w:t>
      </w:r>
      <w:r w:rsidRPr="008C57B0">
        <w:rPr>
          <w:b/>
        </w:rPr>
        <w:t>velop</w:t>
      </w:r>
      <w:r w:rsidRPr="008C57B0">
        <w:rPr>
          <w:rFonts w:hint="eastAsia"/>
          <w:b/>
        </w:rPr>
        <w:t>分支</w:t>
      </w:r>
      <w:r>
        <w:rPr>
          <w:rFonts w:hint="eastAsia"/>
        </w:rPr>
        <w:t>：</w:t>
      </w:r>
      <w:r w:rsidR="00AE7EFA">
        <w:rPr>
          <w:rFonts w:hint="eastAsia"/>
        </w:rPr>
        <w:t>开发分支，主要是辅助分支在开发完成后合并到deve</w:t>
      </w:r>
      <w:r w:rsidR="00AE7EFA">
        <w:t>lop</w:t>
      </w:r>
      <w:r w:rsidR="00AE7EFA">
        <w:rPr>
          <w:rFonts w:hint="eastAsia"/>
        </w:rPr>
        <w:t>分支，在功能开发（包括自测）完，测试结束（感觉没有bug），就要把de</w:t>
      </w:r>
      <w:r w:rsidR="00AE7EFA">
        <w:t>velop</w:t>
      </w:r>
      <w:r w:rsidR="00AE7EFA">
        <w:rPr>
          <w:rFonts w:hint="eastAsia"/>
        </w:rPr>
        <w:t>分支合并到re</w:t>
      </w:r>
      <w:r w:rsidR="00AE7EFA">
        <w:t>lease</w:t>
      </w:r>
      <w:r w:rsidR="00AE7EFA">
        <w:rPr>
          <w:rFonts w:hint="eastAsia"/>
        </w:rPr>
        <w:t>分支。</w:t>
      </w:r>
    </w:p>
    <w:p w14:paraId="1AE28DB2" w14:textId="41CB5338" w:rsidR="00AE7EFA" w:rsidRDefault="00AE7EFA" w:rsidP="00AE7EFA">
      <w:r>
        <w:rPr>
          <w:rFonts w:hint="eastAsia"/>
        </w:rPr>
        <w:t>release分支：负责</w:t>
      </w:r>
      <w:proofErr w:type="gramStart"/>
      <w:r>
        <w:rPr>
          <w:rFonts w:hint="eastAsia"/>
        </w:rPr>
        <w:t>预发布</w:t>
      </w:r>
      <w:proofErr w:type="gramEnd"/>
      <w:r>
        <w:rPr>
          <w:rFonts w:hint="eastAsia"/>
        </w:rPr>
        <w:t>环境的分支（只能进行bug修复，不能进行新功能开发，并且在</w:t>
      </w:r>
      <w:r>
        <w:rPr>
          <w:rFonts w:hint="eastAsia"/>
        </w:rPr>
        <w:lastRenderedPageBreak/>
        <w:t>修复bug后要合并到de</w:t>
      </w:r>
      <w:r>
        <w:t>velop</w:t>
      </w:r>
      <w:r>
        <w:rPr>
          <w:rFonts w:hint="eastAsia"/>
        </w:rPr>
        <w:t>和master分支）。在</w:t>
      </w:r>
      <w:r w:rsidR="00FD655A">
        <w:rPr>
          <w:rFonts w:hint="eastAsia"/>
        </w:rPr>
        <w:t>产品验收后，合并到</w:t>
      </w:r>
      <w:r w:rsidR="00FD655A">
        <w:t>master</w:t>
      </w:r>
      <w:r w:rsidR="00FD655A">
        <w:rPr>
          <w:rFonts w:hint="eastAsia"/>
        </w:rPr>
        <w:t>分支。</w:t>
      </w:r>
    </w:p>
    <w:p w14:paraId="30446136" w14:textId="737EDEB5" w:rsidR="0016557F" w:rsidRDefault="0016557F" w:rsidP="00AE7EFA">
      <w:proofErr w:type="spellStart"/>
      <w:r w:rsidRPr="008C57B0">
        <w:rPr>
          <w:b/>
        </w:rPr>
        <w:t>Hotfixs</w:t>
      </w:r>
      <w:proofErr w:type="spellEnd"/>
      <w:r w:rsidRPr="008C57B0">
        <w:rPr>
          <w:rFonts w:hint="eastAsia"/>
          <w:b/>
        </w:rPr>
        <w:t>分支</w:t>
      </w:r>
      <w:r>
        <w:rPr>
          <w:rFonts w:hint="eastAsia"/>
        </w:rPr>
        <w:t>：负责线上bug修复。当线上出现bug</w:t>
      </w:r>
      <w:r>
        <w:t>(</w:t>
      </w:r>
      <w:r>
        <w:rPr>
          <w:rFonts w:hint="eastAsia"/>
        </w:rPr>
        <w:t>测不完的bug</w:t>
      </w:r>
      <w:r>
        <w:t>)</w:t>
      </w:r>
      <w:r>
        <w:rPr>
          <w:rFonts w:hint="eastAsia"/>
        </w:rPr>
        <w:t>时，从ma</w:t>
      </w:r>
      <w:r>
        <w:t>ster</w:t>
      </w:r>
      <w:r>
        <w:rPr>
          <w:rFonts w:hint="eastAsia"/>
        </w:rPr>
        <w:t>分支拉取一个</w:t>
      </w:r>
      <w:proofErr w:type="spellStart"/>
      <w:r>
        <w:t>hotfix</w:t>
      </w:r>
      <w:r>
        <w:rPr>
          <w:rFonts w:hint="eastAsia"/>
        </w:rPr>
        <w:t>s</w:t>
      </w:r>
      <w:proofErr w:type="spellEnd"/>
      <w:r>
        <w:rPr>
          <w:rFonts w:hint="eastAsia"/>
        </w:rPr>
        <w:t>分支，修复完bug后，合并到master和de</w:t>
      </w:r>
      <w:r>
        <w:t>velop</w:t>
      </w:r>
      <w:r>
        <w:rPr>
          <w:rFonts w:hint="eastAsia"/>
        </w:rPr>
        <w:t>分支。</w:t>
      </w:r>
    </w:p>
    <w:p w14:paraId="2E7CFC58" w14:textId="664B82E7" w:rsidR="00AE7EFA" w:rsidRDefault="0019211C">
      <w:r w:rsidRPr="008C57B0">
        <w:rPr>
          <w:rFonts w:hint="eastAsia"/>
          <w:b/>
        </w:rPr>
        <w:t>F</w:t>
      </w:r>
      <w:r w:rsidRPr="008C57B0">
        <w:rPr>
          <w:b/>
        </w:rPr>
        <w:t>eature</w:t>
      </w:r>
      <w:r w:rsidRPr="008C57B0">
        <w:rPr>
          <w:rFonts w:hint="eastAsia"/>
          <w:b/>
        </w:rPr>
        <w:t>分支</w:t>
      </w:r>
      <w:r>
        <w:rPr>
          <w:rFonts w:hint="eastAsia"/>
        </w:rPr>
        <w:t>：主要负责新功能模块的开发，开发自测完后合并到deve</w:t>
      </w:r>
      <w:r>
        <w:t>lop</w:t>
      </w:r>
      <w:r>
        <w:rPr>
          <w:rFonts w:hint="eastAsia"/>
        </w:rPr>
        <w:t>分支。命名比如：dev</w:t>
      </w:r>
      <w:r>
        <w:t>/</w:t>
      </w:r>
      <w:proofErr w:type="spellStart"/>
      <w:r>
        <w:t>myname</w:t>
      </w:r>
      <w:proofErr w:type="spellEnd"/>
      <w:r>
        <w:t>(</w:t>
      </w:r>
      <w:r>
        <w:rPr>
          <w:rFonts w:hint="eastAsia"/>
        </w:rPr>
        <w:t>公司采用此方式</w:t>
      </w:r>
      <w:r>
        <w:t>)</w:t>
      </w:r>
    </w:p>
    <w:p w14:paraId="79E9C3A9" w14:textId="77777777" w:rsidR="00681FA0" w:rsidRDefault="00681FA0"/>
    <w:p w14:paraId="2897DD11" w14:textId="2EFE212D" w:rsidR="0019211C" w:rsidRDefault="00681FA0">
      <w:r>
        <w:rPr>
          <w:rFonts w:hint="eastAsia"/>
        </w:rPr>
        <w:t>注意点：在进行分支合并时，使用 git</w:t>
      </w:r>
      <w:r>
        <w:t xml:space="preserve"> merge –no-ff </w:t>
      </w:r>
      <w:r>
        <w:rPr>
          <w:rFonts w:hint="eastAsia"/>
        </w:rPr>
        <w:t>命令合并。可以记录被删除的分支。图如下：</w:t>
      </w:r>
    </w:p>
    <w:p w14:paraId="1D8E5D9F" w14:textId="779D97F3" w:rsidR="00681FA0" w:rsidRDefault="00681FA0">
      <w:r>
        <w:rPr>
          <w:noProof/>
        </w:rPr>
        <w:drawing>
          <wp:inline distT="0" distB="0" distL="0" distR="0" wp14:anchorId="73DB3A2A" wp14:editId="3C5344E2">
            <wp:extent cx="4886325" cy="4400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818B" w14:textId="1B13DD0E" w:rsidR="00B3016F" w:rsidRDefault="00681FA0">
      <w:r>
        <w:rPr>
          <w:rFonts w:hint="eastAsia"/>
        </w:rPr>
        <w:t>除了</w:t>
      </w:r>
      <w:proofErr w:type="spellStart"/>
      <w:r>
        <w:rPr>
          <w:rFonts w:hint="eastAsia"/>
        </w:rPr>
        <w:t>master</w:t>
      </w:r>
      <w:r>
        <w:t>,develop</w:t>
      </w:r>
      <w:proofErr w:type="spellEnd"/>
      <w:r>
        <w:rPr>
          <w:rFonts w:hint="eastAsia"/>
        </w:rPr>
        <w:t>的其他分支，在完成其任务后需要删除。</w:t>
      </w:r>
    </w:p>
    <w:p w14:paraId="3061D481" w14:textId="3F23E36F" w:rsidR="00B3016F" w:rsidRDefault="00B3016F"/>
    <w:p w14:paraId="5ED8E5C0" w14:textId="41F2DB14" w:rsidR="00681FA0" w:rsidRDefault="00681FA0"/>
    <w:p w14:paraId="1CCB706D" w14:textId="66AD06EC" w:rsidR="00681FA0" w:rsidRDefault="00681FA0"/>
    <w:p w14:paraId="16EF6820" w14:textId="797A45AD" w:rsidR="008C57B0" w:rsidRDefault="008C57B0"/>
    <w:p w14:paraId="62CFE493" w14:textId="5C80B670" w:rsidR="008C57B0" w:rsidRDefault="008C57B0"/>
    <w:p w14:paraId="50E3DB20" w14:textId="505A3ECE" w:rsidR="008C57B0" w:rsidRDefault="008C57B0"/>
    <w:p w14:paraId="3128390E" w14:textId="6F21AE37" w:rsidR="008C57B0" w:rsidRDefault="008C57B0"/>
    <w:p w14:paraId="7A2575E7" w14:textId="0A291DED" w:rsidR="008C57B0" w:rsidRDefault="008C57B0"/>
    <w:p w14:paraId="666DBC13" w14:textId="1AD520D6" w:rsidR="008C57B0" w:rsidRDefault="008C57B0"/>
    <w:p w14:paraId="7D5975D9" w14:textId="6C0B0A4E" w:rsidR="008C57B0" w:rsidRDefault="008C57B0"/>
    <w:p w14:paraId="7E973191" w14:textId="095582C9" w:rsidR="008C57B0" w:rsidRDefault="008C57B0"/>
    <w:p w14:paraId="30871D48" w14:textId="77777777" w:rsidR="008C57B0" w:rsidRDefault="008C57B0"/>
    <w:p w14:paraId="1F56312F" w14:textId="6E06DF7F" w:rsidR="00B3016F" w:rsidRDefault="008C57B0">
      <w:bookmarkStart w:id="81" w:name="_Toc529429634"/>
      <w:proofErr w:type="gramStart"/>
      <w:r w:rsidRPr="008C57B0">
        <w:rPr>
          <w:rStyle w:val="10"/>
          <w:rFonts w:hint="eastAsia"/>
        </w:rPr>
        <w:lastRenderedPageBreak/>
        <w:t>码云规范</w:t>
      </w:r>
      <w:bookmarkEnd w:id="81"/>
      <w:proofErr w:type="gramEnd"/>
      <w:r w:rsidR="00681FA0">
        <w:rPr>
          <w:rFonts w:hint="eastAsia"/>
        </w:rPr>
        <w:t>:</w:t>
      </w:r>
    </w:p>
    <w:p w14:paraId="759B17DE" w14:textId="77777777" w:rsidR="00681FA0" w:rsidRPr="00681FA0" w:rsidRDefault="00681FA0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 w:rsidRPr="00681FA0">
        <w:rPr>
          <w:rFonts w:ascii="Helvetica" w:eastAsia="宋体" w:hAnsi="Helvetica" w:cs="宋体"/>
          <w:color w:val="363B42"/>
          <w:kern w:val="0"/>
          <w:szCs w:val="21"/>
        </w:rPr>
        <w:t>git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每日提交，每个最小颗粒度的任务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pull request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一次，原则上每日都需要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pull request</w:t>
      </w:r>
    </w:p>
    <w:p w14:paraId="59EF900A" w14:textId="11CF8998" w:rsidR="00681FA0" w:rsidRPr="00681FA0" w:rsidRDefault="0050345C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>
        <w:rPr>
          <w:rFonts w:ascii="Helvetica" w:eastAsia="宋体" w:hAnsi="Helvetica" w:cs="宋体"/>
          <w:color w:val="363B42"/>
          <w:kern w:val="0"/>
          <w:szCs w:val="21"/>
        </w:rPr>
        <w:t>g</w:t>
      </w:r>
      <w:r w:rsidR="00681FA0" w:rsidRPr="00681FA0">
        <w:rPr>
          <w:rFonts w:ascii="Helvetica" w:eastAsia="宋体" w:hAnsi="Helvetica" w:cs="宋体"/>
          <w:color w:val="363B42"/>
          <w:kern w:val="0"/>
          <w:szCs w:val="21"/>
        </w:rPr>
        <w:t xml:space="preserve">it </w:t>
      </w:r>
      <w:r>
        <w:rPr>
          <w:rFonts w:ascii="Helvetica" w:eastAsia="宋体" w:hAnsi="Helvetica" w:cs="宋体" w:hint="eastAsia"/>
          <w:color w:val="363B42"/>
          <w:kern w:val="0"/>
          <w:szCs w:val="21"/>
        </w:rPr>
        <w:t>个人</w:t>
      </w:r>
      <w:r w:rsidR="00681FA0" w:rsidRPr="00681FA0">
        <w:rPr>
          <w:rFonts w:ascii="Helvetica" w:eastAsia="宋体" w:hAnsi="Helvetica" w:cs="宋体"/>
          <w:color w:val="363B42"/>
          <w:kern w:val="0"/>
          <w:szCs w:val="21"/>
        </w:rPr>
        <w:t>分支</w:t>
      </w:r>
      <w:r>
        <w:rPr>
          <w:rFonts w:ascii="Helvetica" w:eastAsia="宋体" w:hAnsi="Helvetica" w:cs="宋体" w:hint="eastAsia"/>
          <w:color w:val="363B42"/>
          <w:kern w:val="0"/>
          <w:szCs w:val="21"/>
        </w:rPr>
        <w:t>名称格式为：</w:t>
      </w:r>
      <w:r>
        <w:rPr>
          <w:rFonts w:ascii="Helvetica" w:eastAsia="宋体" w:hAnsi="Helvetica" w:cs="宋体" w:hint="eastAsia"/>
          <w:color w:val="363B42"/>
          <w:kern w:val="0"/>
          <w:szCs w:val="21"/>
        </w:rPr>
        <w:t>dev</w:t>
      </w:r>
      <w:r>
        <w:rPr>
          <w:rFonts w:ascii="Helvetica" w:eastAsia="宋体" w:hAnsi="Helvetica" w:cs="宋体"/>
          <w:color w:val="363B42"/>
          <w:kern w:val="0"/>
          <w:szCs w:val="21"/>
        </w:rPr>
        <w:t>/</w:t>
      </w:r>
      <w:proofErr w:type="spellStart"/>
      <w:r>
        <w:rPr>
          <w:rFonts w:ascii="Helvetica" w:eastAsia="宋体" w:hAnsi="Helvetica" w:cs="宋体"/>
          <w:color w:val="363B42"/>
          <w:kern w:val="0"/>
          <w:szCs w:val="21"/>
        </w:rPr>
        <w:t>youname</w:t>
      </w:r>
      <w:proofErr w:type="spellEnd"/>
    </w:p>
    <w:p w14:paraId="5675BB27" w14:textId="77777777" w:rsidR="00681FA0" w:rsidRPr="00681FA0" w:rsidRDefault="00681FA0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 w:rsidRPr="00681FA0">
        <w:rPr>
          <w:rFonts w:ascii="Helvetica" w:eastAsia="宋体" w:hAnsi="Helvetica" w:cs="宋体"/>
          <w:color w:val="363B42"/>
          <w:kern w:val="0"/>
          <w:szCs w:val="21"/>
        </w:rPr>
        <w:t>git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账号全部为公司邮箱</w:t>
      </w:r>
    </w:p>
    <w:p w14:paraId="7D99BA1B" w14:textId="77777777" w:rsidR="00681FA0" w:rsidRPr="00681FA0" w:rsidRDefault="00681FA0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 w:rsidRPr="00681FA0">
        <w:rPr>
          <w:rFonts w:ascii="Helvetica" w:eastAsia="宋体" w:hAnsi="Helvetica" w:cs="宋体"/>
          <w:color w:val="363B42"/>
          <w:kern w:val="0"/>
          <w:szCs w:val="21"/>
        </w:rPr>
        <w:t>git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本地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 xml:space="preserve">username 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全部为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 xml:space="preserve"> 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中文名</w:t>
      </w:r>
    </w:p>
    <w:p w14:paraId="2FC23F33" w14:textId="64D23BCF" w:rsidR="00B3016F" w:rsidRDefault="00B3016F">
      <w:bookmarkStart w:id="82" w:name="_GoBack"/>
      <w:bookmarkEnd w:id="82"/>
    </w:p>
    <w:p w14:paraId="704D50A8" w14:textId="611C42C7" w:rsidR="00A012BE" w:rsidRDefault="00A012BE"/>
    <w:p w14:paraId="143AAEFA" w14:textId="2A5768C4" w:rsidR="00A012BE" w:rsidDel="00244DAD" w:rsidRDefault="00A012BE">
      <w:pPr>
        <w:rPr>
          <w:del w:id="83" w:author="ZZ Andor" w:date="2018-11-13T09:08:00Z"/>
        </w:rPr>
      </w:pPr>
    </w:p>
    <w:p w14:paraId="765AE6AA" w14:textId="18500232" w:rsidR="00A012BE" w:rsidDel="00244DAD" w:rsidRDefault="00A012BE">
      <w:pPr>
        <w:rPr>
          <w:del w:id="84" w:author="ZZ Andor" w:date="2018-11-13T09:08:00Z"/>
        </w:rPr>
      </w:pPr>
    </w:p>
    <w:p w14:paraId="5070E425" w14:textId="15ED512F" w:rsidR="00A012BE" w:rsidDel="00244DAD" w:rsidRDefault="00A012BE">
      <w:pPr>
        <w:rPr>
          <w:del w:id="85" w:author="ZZ Andor" w:date="2018-11-13T09:08:00Z"/>
        </w:rPr>
      </w:pPr>
    </w:p>
    <w:p w14:paraId="4C504793" w14:textId="3ED6A187" w:rsidR="00A012BE" w:rsidDel="00244DAD" w:rsidRDefault="00A012BE">
      <w:pPr>
        <w:rPr>
          <w:del w:id="86" w:author="ZZ Andor" w:date="2018-11-13T09:08:00Z"/>
        </w:rPr>
      </w:pPr>
    </w:p>
    <w:p w14:paraId="4AFF8AB0" w14:textId="48786930" w:rsidR="00A012BE" w:rsidDel="00244DAD" w:rsidRDefault="00A012BE">
      <w:pPr>
        <w:rPr>
          <w:del w:id="87" w:author="ZZ Andor" w:date="2018-11-13T09:08:00Z"/>
        </w:rPr>
      </w:pPr>
    </w:p>
    <w:p w14:paraId="4E683BD1" w14:textId="0FCB918D" w:rsidR="00A012BE" w:rsidDel="00244DAD" w:rsidRDefault="00A012BE">
      <w:pPr>
        <w:rPr>
          <w:del w:id="88" w:author="ZZ Andor" w:date="2018-11-13T09:08:00Z"/>
        </w:rPr>
      </w:pPr>
    </w:p>
    <w:p w14:paraId="0F9B92C9" w14:textId="5E5AE436" w:rsidR="00A012BE" w:rsidDel="00244DAD" w:rsidRDefault="00A012BE">
      <w:pPr>
        <w:rPr>
          <w:del w:id="89" w:author="ZZ Andor" w:date="2018-11-13T09:08:00Z"/>
        </w:rPr>
      </w:pPr>
    </w:p>
    <w:p w14:paraId="5FF1D87D" w14:textId="5C0B0A53" w:rsidR="00A012BE" w:rsidDel="00244DAD" w:rsidRDefault="00A012BE">
      <w:pPr>
        <w:rPr>
          <w:del w:id="90" w:author="ZZ Andor" w:date="2018-11-13T09:08:00Z"/>
        </w:rPr>
      </w:pPr>
    </w:p>
    <w:p w14:paraId="2E9806F8" w14:textId="77777777" w:rsidR="00A012BE" w:rsidRDefault="00A012BE"/>
    <w:sectPr w:rsidR="00A01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A0D6D"/>
    <w:multiLevelType w:val="hybridMultilevel"/>
    <w:tmpl w:val="9BC6AAEC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1" w15:restartNumberingAfterBreak="0">
    <w:nsid w:val="1EBE2342"/>
    <w:multiLevelType w:val="multilevel"/>
    <w:tmpl w:val="C59C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045F51"/>
    <w:multiLevelType w:val="multilevel"/>
    <w:tmpl w:val="DBF4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7E471B"/>
    <w:multiLevelType w:val="multilevel"/>
    <w:tmpl w:val="3810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F64E20"/>
    <w:multiLevelType w:val="hybridMultilevel"/>
    <w:tmpl w:val="CFB027C8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5" w15:restartNumberingAfterBreak="0">
    <w:nsid w:val="72114E15"/>
    <w:multiLevelType w:val="hybridMultilevel"/>
    <w:tmpl w:val="796E103A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0"/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Z Andor">
    <w15:presenceInfo w15:providerId="Windows Live" w15:userId="26b396d0d2c63d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EB"/>
    <w:rsid w:val="0001643C"/>
    <w:rsid w:val="00053984"/>
    <w:rsid w:val="000642E6"/>
    <w:rsid w:val="00080813"/>
    <w:rsid w:val="000A2694"/>
    <w:rsid w:val="000B7AEB"/>
    <w:rsid w:val="000F0EA0"/>
    <w:rsid w:val="00111327"/>
    <w:rsid w:val="001251B3"/>
    <w:rsid w:val="0012649C"/>
    <w:rsid w:val="0016557F"/>
    <w:rsid w:val="00173DD8"/>
    <w:rsid w:val="0019211C"/>
    <w:rsid w:val="001F10CA"/>
    <w:rsid w:val="00244DAD"/>
    <w:rsid w:val="00292809"/>
    <w:rsid w:val="002A398C"/>
    <w:rsid w:val="002D1C10"/>
    <w:rsid w:val="002E042E"/>
    <w:rsid w:val="003274F7"/>
    <w:rsid w:val="00352E3C"/>
    <w:rsid w:val="0036688B"/>
    <w:rsid w:val="00386549"/>
    <w:rsid w:val="0039547A"/>
    <w:rsid w:val="003D4034"/>
    <w:rsid w:val="004132CF"/>
    <w:rsid w:val="00456EC8"/>
    <w:rsid w:val="004B4332"/>
    <w:rsid w:val="0050345C"/>
    <w:rsid w:val="0052652D"/>
    <w:rsid w:val="005A5059"/>
    <w:rsid w:val="0060022A"/>
    <w:rsid w:val="00681FA0"/>
    <w:rsid w:val="006B0472"/>
    <w:rsid w:val="006D4489"/>
    <w:rsid w:val="006F6690"/>
    <w:rsid w:val="00741294"/>
    <w:rsid w:val="00745F0C"/>
    <w:rsid w:val="00860F59"/>
    <w:rsid w:val="008C4800"/>
    <w:rsid w:val="008C57B0"/>
    <w:rsid w:val="008D578A"/>
    <w:rsid w:val="00907987"/>
    <w:rsid w:val="00944B29"/>
    <w:rsid w:val="009474ED"/>
    <w:rsid w:val="00965490"/>
    <w:rsid w:val="00974CC7"/>
    <w:rsid w:val="00A012BE"/>
    <w:rsid w:val="00A03D6D"/>
    <w:rsid w:val="00A358EB"/>
    <w:rsid w:val="00AE7ECF"/>
    <w:rsid w:val="00AE7EFA"/>
    <w:rsid w:val="00B22E93"/>
    <w:rsid w:val="00B3016F"/>
    <w:rsid w:val="00B5149C"/>
    <w:rsid w:val="00B85505"/>
    <w:rsid w:val="00B859B5"/>
    <w:rsid w:val="00BD0999"/>
    <w:rsid w:val="00C139C6"/>
    <w:rsid w:val="00C14B3B"/>
    <w:rsid w:val="00C46DC0"/>
    <w:rsid w:val="00C54FE0"/>
    <w:rsid w:val="00C94D04"/>
    <w:rsid w:val="00CC61D9"/>
    <w:rsid w:val="00D07015"/>
    <w:rsid w:val="00D1418B"/>
    <w:rsid w:val="00D35D13"/>
    <w:rsid w:val="00DB4305"/>
    <w:rsid w:val="00E739B8"/>
    <w:rsid w:val="00EC58A4"/>
    <w:rsid w:val="00ED2E0E"/>
    <w:rsid w:val="00F339D0"/>
    <w:rsid w:val="00F61175"/>
    <w:rsid w:val="00F8477E"/>
    <w:rsid w:val="00FB2AF4"/>
    <w:rsid w:val="00FD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3199"/>
  <w15:chartTrackingRefBased/>
  <w15:docId w15:val="{747548E3-310C-4568-A5E0-D73C2C76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59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59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2AF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2AF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B2AF4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6E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6EC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56EC8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56EC8"/>
  </w:style>
  <w:style w:type="paragraph" w:styleId="a6">
    <w:name w:val="List Paragraph"/>
    <w:basedOn w:val="a"/>
    <w:uiPriority w:val="34"/>
    <w:qFormat/>
    <w:rsid w:val="007412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859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59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079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0798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0798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0798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Balloon Text"/>
    <w:basedOn w:val="a"/>
    <w:link w:val="a8"/>
    <w:uiPriority w:val="99"/>
    <w:semiHidden/>
    <w:unhideWhenUsed/>
    <w:rsid w:val="000A269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A26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github.com/commitizen/cz-cli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ee.com/help/articles/4191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book/zh/v2/%E8%B5%B7%E6%AD%A5-Git-%E7%AE%80%E5%8F%B2" TargetMode="External"/><Relationship Id="rId11" Type="http://schemas.openxmlformats.org/officeDocument/2006/relationships/hyperlink" Target="https://git-scm.com/download/wi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ee.com/all-about-git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nvie.com/posts/a-successful-git-branching-model/" TargetMode="External"/><Relationship Id="rId61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code.visualstudio.com/docs/getstarted/locales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cnblogs.com/ftl1012/p/ssh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B34BC-4F1D-4B27-A971-4D8C2DCBF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27</Pages>
  <Words>1119</Words>
  <Characters>6381</Characters>
  <Application>Microsoft Office Word</Application>
  <DocSecurity>0</DocSecurity>
  <Lines>53</Lines>
  <Paragraphs>14</Paragraphs>
  <ScaleCrop>false</ScaleCrop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IT_01</dc:creator>
  <cp:keywords/>
  <dc:description/>
  <cp:lastModifiedBy>光彩 任</cp:lastModifiedBy>
  <cp:revision>49</cp:revision>
  <dcterms:created xsi:type="dcterms:W3CDTF">2018-11-07T02:31:00Z</dcterms:created>
  <dcterms:modified xsi:type="dcterms:W3CDTF">2019-01-16T06:42:00Z</dcterms:modified>
</cp:coreProperties>
</file>